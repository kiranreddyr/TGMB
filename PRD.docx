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8CCAF" w14:textId="77777777" w:rsidR="00B81021" w:rsidRPr="00B81021" w:rsidRDefault="00B81021" w:rsidP="00B81021">
      <w:pPr>
        <w:rPr>
          <w:b/>
          <w:bCs/>
        </w:rPr>
      </w:pPr>
      <w:r w:rsidRPr="00B81021">
        <w:rPr>
          <w:b/>
          <w:bCs/>
        </w:rPr>
        <w:t>PRD: The Global Melt Belt</w:t>
      </w:r>
    </w:p>
    <w:p w14:paraId="0A711A23" w14:textId="77777777" w:rsidR="00B81021" w:rsidRPr="00B81021" w:rsidRDefault="00B81021" w:rsidP="00B81021">
      <w:r w:rsidRPr="00B81021">
        <w:rPr>
          <w:b/>
          <w:bCs/>
        </w:rPr>
        <w:t>Version</w:t>
      </w:r>
      <w:r w:rsidRPr="00B81021">
        <w:t xml:space="preserve"> 0.2 (build handover) </w:t>
      </w:r>
      <w:r w:rsidRPr="00B81021">
        <w:rPr>
          <w:b/>
          <w:bCs/>
        </w:rPr>
        <w:t>Author</w:t>
      </w:r>
      <w:r w:rsidRPr="00B81021">
        <w:t xml:space="preserve"> Kiran R </w:t>
      </w:r>
      <w:r w:rsidRPr="00B81021">
        <w:rPr>
          <w:b/>
          <w:bCs/>
        </w:rPr>
        <w:t>Date</w:t>
      </w:r>
      <w:r w:rsidRPr="00B81021">
        <w:t xml:space="preserve"> 19 August 2026 </w:t>
      </w:r>
      <w:r w:rsidRPr="00B81021">
        <w:rPr>
          <w:b/>
          <w:bCs/>
        </w:rPr>
        <w:t>Status</w:t>
      </w:r>
      <w:r w:rsidRPr="00B81021">
        <w:t xml:space="preserve"> Ready for build</w:t>
      </w:r>
    </w:p>
    <w:p w14:paraId="30046BE9" w14:textId="77777777" w:rsidR="00B81021" w:rsidRPr="00B81021" w:rsidRDefault="00B81021" w:rsidP="00B81021">
      <w:r w:rsidRPr="00B81021">
        <w:rPr>
          <w:b/>
          <w:bCs/>
        </w:rPr>
        <w:t>Project context:</w:t>
      </w:r>
      <w:r w:rsidRPr="00B81021">
        <w:t xml:space="preserve"> Independent personal project. No employer branding, no employer data, no commercial monetisation in v1. This is a deliberate constraint, not a limitation. See section 11, R1 and R8.</w:t>
      </w:r>
    </w:p>
    <w:p w14:paraId="34AC9027" w14:textId="77777777" w:rsidR="00B81021" w:rsidRPr="00B81021" w:rsidRDefault="00B81021" w:rsidP="00B81021">
      <w:r w:rsidRPr="00B81021">
        <w:pict w14:anchorId="3998B30A">
          <v:rect id="_x0000_i1115" style="width:0;height:1.5pt" o:hralign="center" o:hrstd="t" o:hr="t" fillcolor="#a0a0a0" stroked="f"/>
        </w:pict>
      </w:r>
    </w:p>
    <w:p w14:paraId="5B22FF15" w14:textId="77777777" w:rsidR="00B81021" w:rsidRPr="00B81021" w:rsidRDefault="00B81021" w:rsidP="00B81021">
      <w:pPr>
        <w:rPr>
          <w:b/>
          <w:bCs/>
        </w:rPr>
      </w:pPr>
      <w:r w:rsidRPr="00B81021">
        <w:rPr>
          <w:b/>
          <w:bCs/>
        </w:rPr>
        <w:t>1. Summary</w:t>
      </w:r>
    </w:p>
    <w:p w14:paraId="68A0BD71" w14:textId="77777777" w:rsidR="00B81021" w:rsidRPr="00B81021" w:rsidRDefault="00B81021" w:rsidP="00B81021">
      <w:r w:rsidRPr="00B81021">
        <w:t>A live web experience that shows, at any moment, where on Earth it is perfect ice cream weather.</w:t>
      </w:r>
    </w:p>
    <w:p w14:paraId="799078B5" w14:textId="77777777" w:rsidR="00B81021" w:rsidRPr="00B81021" w:rsidRDefault="00B81021" w:rsidP="00B81021">
      <w:r w:rsidRPr="00B81021">
        <w:t>The product renders a rotating globe with a glowing band across it. The band is the set of places currently scoring high on a "Melt Score" derived from live weather data. It moves west with the sun every day, and drifts north and south with the seasons.</w:t>
      </w:r>
    </w:p>
    <w:p w14:paraId="36739DBB" w14:textId="77777777" w:rsidR="00B81021" w:rsidRPr="00B81021" w:rsidRDefault="00B81021" w:rsidP="00B81021">
      <w:r w:rsidRPr="00B81021">
        <w:t>The insight the product delivers: ice cream season never ends globally. It relocates.</w:t>
      </w:r>
    </w:p>
    <w:p w14:paraId="0C76F105" w14:textId="77777777" w:rsidR="00B81021" w:rsidRPr="00B81021" w:rsidRDefault="00B81021" w:rsidP="00B81021">
      <w:r w:rsidRPr="00B81021">
        <w:pict w14:anchorId="32194F04">
          <v:rect id="_x0000_i1116" style="width:0;height:1.5pt" o:hralign="center" o:hrstd="t" o:hr="t" fillcolor="#a0a0a0" stroked="f"/>
        </w:pict>
      </w:r>
    </w:p>
    <w:p w14:paraId="4A08F760" w14:textId="77777777" w:rsidR="00B81021" w:rsidRPr="00B81021" w:rsidRDefault="00B81021" w:rsidP="00B81021">
      <w:pPr>
        <w:rPr>
          <w:b/>
          <w:bCs/>
        </w:rPr>
      </w:pPr>
      <w:r w:rsidRPr="00B81021">
        <w:rPr>
          <w:b/>
          <w:bCs/>
        </w:rPr>
        <w:t>2. Problem and rationale</w:t>
      </w:r>
    </w:p>
    <w:p w14:paraId="5506FE4F" w14:textId="77777777" w:rsidR="00B81021" w:rsidRPr="00B81021" w:rsidRDefault="00B81021" w:rsidP="00B81021">
      <w:pPr>
        <w:rPr>
          <w:b/>
          <w:bCs/>
        </w:rPr>
      </w:pPr>
      <w:r w:rsidRPr="00B81021">
        <w:rPr>
          <w:b/>
          <w:bCs/>
        </w:rPr>
        <w:t>The observation</w:t>
      </w:r>
    </w:p>
    <w:p w14:paraId="0856EDC6" w14:textId="77777777" w:rsidR="00B81021" w:rsidRPr="00B81021" w:rsidRDefault="00B81021" w:rsidP="00B81021">
      <w:r w:rsidRPr="00B81021">
        <w:t>Ice cream demand is one of the most weather-sensitive consumption patterns in the world. Every ice cream company knows this internally. Nobody has made it visible to the public.</w:t>
      </w:r>
    </w:p>
    <w:p w14:paraId="09EC8CF0" w14:textId="77777777" w:rsidR="00B81021" w:rsidRPr="00B81021" w:rsidRDefault="00B81021" w:rsidP="00B81021">
      <w:r w:rsidRPr="00B81021">
        <w:t>Existing weather visualisations show temperature. Temperature alone is a bad proxy for ice cream weather. 34°C with 90% humidity and rain is not ice cream weather. 28°C, dry, clear sky, late afternoon, is.</w:t>
      </w:r>
    </w:p>
    <w:p w14:paraId="52E79C04" w14:textId="77777777" w:rsidR="00B81021" w:rsidRPr="00B81021" w:rsidRDefault="00B81021" w:rsidP="00B81021">
      <w:pPr>
        <w:rPr>
          <w:b/>
          <w:bCs/>
        </w:rPr>
      </w:pPr>
      <w:r w:rsidRPr="00B81021">
        <w:rPr>
          <w:b/>
          <w:bCs/>
        </w:rPr>
        <w:t>Why this is worth building</w:t>
      </w:r>
    </w:p>
    <w:p w14:paraId="1A593493" w14:textId="77777777" w:rsidR="00B81021" w:rsidRPr="00B81021" w:rsidRDefault="00B81021" w:rsidP="00B81021">
      <w:pPr>
        <w:numPr>
          <w:ilvl w:val="0"/>
          <w:numId w:val="1"/>
        </w:numPr>
      </w:pPr>
      <w:r w:rsidRPr="00B81021">
        <w:t>It is visually distinctive. A live moving band on a globe is a strong shareable object.</w:t>
      </w:r>
    </w:p>
    <w:p w14:paraId="6B42AD30" w14:textId="77777777" w:rsidR="00B81021" w:rsidRPr="00B81021" w:rsidRDefault="00B81021" w:rsidP="00B81021">
      <w:pPr>
        <w:numPr>
          <w:ilvl w:val="0"/>
          <w:numId w:val="1"/>
        </w:numPr>
      </w:pPr>
      <w:r w:rsidRPr="00B81021">
        <w:t>It is genuinely true to the business. A global ice cream company operates a rolling seasonal handoff between hemispheres. The visual is the business model.</w:t>
      </w:r>
    </w:p>
    <w:p w14:paraId="77FAF6B5" w14:textId="77777777" w:rsidR="00B81021" w:rsidRPr="00B81021" w:rsidRDefault="00B81021" w:rsidP="00B81021">
      <w:pPr>
        <w:numPr>
          <w:ilvl w:val="0"/>
          <w:numId w:val="1"/>
        </w:numPr>
      </w:pPr>
      <w:r w:rsidRPr="00B81021">
        <w:t>The data is free, global, and high quality. No commercial blocker to a v1.</w:t>
      </w:r>
    </w:p>
    <w:p w14:paraId="71D769B9" w14:textId="77777777" w:rsidR="00B81021" w:rsidRPr="00B81021" w:rsidRDefault="00B81021" w:rsidP="00B81021">
      <w:pPr>
        <w:numPr>
          <w:ilvl w:val="0"/>
          <w:numId w:val="1"/>
        </w:numPr>
      </w:pPr>
      <w:r w:rsidRPr="00B81021">
        <w:t>It builds a reusable pipeline. The same data spine later feeds cold chain risk forecasting and demand planning tools.</w:t>
      </w:r>
    </w:p>
    <w:p w14:paraId="6FFFD4AB" w14:textId="77777777" w:rsidR="00B81021" w:rsidRPr="00B81021" w:rsidRDefault="00B81021" w:rsidP="00B81021">
      <w:pPr>
        <w:rPr>
          <w:b/>
          <w:bCs/>
        </w:rPr>
      </w:pPr>
      <w:r w:rsidRPr="00B81021">
        <w:rPr>
          <w:b/>
          <w:bCs/>
        </w:rPr>
        <w:t>Non-goals for v1</w:t>
      </w:r>
    </w:p>
    <w:p w14:paraId="448E84B4" w14:textId="77777777" w:rsidR="00B81021" w:rsidRPr="00B81021" w:rsidRDefault="00B81021" w:rsidP="00B81021">
      <w:pPr>
        <w:numPr>
          <w:ilvl w:val="0"/>
          <w:numId w:val="2"/>
        </w:numPr>
      </w:pPr>
      <w:r w:rsidRPr="00B81021">
        <w:t>Not a sales forecasting tool</w:t>
      </w:r>
    </w:p>
    <w:p w14:paraId="2A85CC7A" w14:textId="77777777" w:rsidR="00B81021" w:rsidRPr="00B81021" w:rsidRDefault="00B81021" w:rsidP="00B81021">
      <w:pPr>
        <w:numPr>
          <w:ilvl w:val="0"/>
          <w:numId w:val="2"/>
        </w:numPr>
      </w:pPr>
      <w:r w:rsidRPr="00B81021">
        <w:t>Not a distributor or B2B product</w:t>
      </w:r>
    </w:p>
    <w:p w14:paraId="6A022B0D" w14:textId="77777777" w:rsidR="00B81021" w:rsidRPr="00B81021" w:rsidRDefault="00B81021" w:rsidP="00B81021">
      <w:pPr>
        <w:numPr>
          <w:ilvl w:val="0"/>
          <w:numId w:val="2"/>
        </w:numPr>
      </w:pPr>
      <w:r w:rsidRPr="00B81021">
        <w:t>No user accounts, no login</w:t>
      </w:r>
    </w:p>
    <w:p w14:paraId="703A7D8B" w14:textId="77777777" w:rsidR="00B81021" w:rsidRPr="00B81021" w:rsidRDefault="00B81021" w:rsidP="00B81021">
      <w:pPr>
        <w:numPr>
          <w:ilvl w:val="0"/>
          <w:numId w:val="2"/>
        </w:numPr>
      </w:pPr>
      <w:r w:rsidRPr="00B81021">
        <w:t>No product catalogue or e-commerce</w:t>
      </w:r>
    </w:p>
    <w:p w14:paraId="0EEF25F3" w14:textId="77777777" w:rsidR="00B81021" w:rsidRPr="00B81021" w:rsidRDefault="00B81021" w:rsidP="00B81021">
      <w:pPr>
        <w:numPr>
          <w:ilvl w:val="0"/>
          <w:numId w:val="2"/>
        </w:numPr>
      </w:pPr>
      <w:r w:rsidRPr="00B81021">
        <w:t>Not a general weather app</w:t>
      </w:r>
    </w:p>
    <w:p w14:paraId="078F96D9" w14:textId="77777777" w:rsidR="00B81021" w:rsidRPr="00B81021" w:rsidRDefault="00B81021" w:rsidP="00B81021">
      <w:r w:rsidRPr="00B81021">
        <w:lastRenderedPageBreak/>
        <w:pict w14:anchorId="0FF911C4">
          <v:rect id="_x0000_i1117" style="width:0;height:1.5pt" o:hralign="center" o:hrstd="t" o:hr="t" fillcolor="#a0a0a0" stroked="f"/>
        </w:pict>
      </w:r>
    </w:p>
    <w:p w14:paraId="2A9AC5D2" w14:textId="77777777" w:rsidR="00B81021" w:rsidRPr="00B81021" w:rsidRDefault="00B81021" w:rsidP="00B81021">
      <w:pPr>
        <w:rPr>
          <w:b/>
          <w:bCs/>
        </w:rPr>
      </w:pPr>
      <w:r w:rsidRPr="00B81021">
        <w:rPr>
          <w:b/>
          <w:bCs/>
        </w:rPr>
        <w:t>3. Target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3515"/>
        <w:gridCol w:w="3385"/>
      </w:tblGrid>
      <w:tr w:rsidR="00B81021" w:rsidRPr="00B81021" w14:paraId="5D6B1393" w14:textId="77777777">
        <w:trPr>
          <w:tblHeader/>
          <w:tblCellSpacing w:w="15" w:type="dxa"/>
        </w:trPr>
        <w:tc>
          <w:tcPr>
            <w:tcW w:w="0" w:type="auto"/>
            <w:vAlign w:val="center"/>
            <w:hideMark/>
          </w:tcPr>
          <w:p w14:paraId="0EA3CB9B" w14:textId="77777777" w:rsidR="00B81021" w:rsidRPr="00B81021" w:rsidRDefault="00B81021" w:rsidP="00B81021">
            <w:pPr>
              <w:rPr>
                <w:b/>
                <w:bCs/>
              </w:rPr>
            </w:pPr>
            <w:r w:rsidRPr="00B81021">
              <w:rPr>
                <w:b/>
                <w:bCs/>
              </w:rPr>
              <w:t>Segment</w:t>
            </w:r>
          </w:p>
        </w:tc>
        <w:tc>
          <w:tcPr>
            <w:tcW w:w="0" w:type="auto"/>
            <w:vAlign w:val="center"/>
            <w:hideMark/>
          </w:tcPr>
          <w:p w14:paraId="3CC6A345" w14:textId="77777777" w:rsidR="00B81021" w:rsidRPr="00B81021" w:rsidRDefault="00B81021" w:rsidP="00B81021">
            <w:pPr>
              <w:rPr>
                <w:b/>
                <w:bCs/>
              </w:rPr>
            </w:pPr>
            <w:r w:rsidRPr="00B81021">
              <w:rPr>
                <w:b/>
                <w:bCs/>
              </w:rPr>
              <w:t>What they want</w:t>
            </w:r>
          </w:p>
        </w:tc>
        <w:tc>
          <w:tcPr>
            <w:tcW w:w="0" w:type="auto"/>
            <w:vAlign w:val="center"/>
            <w:hideMark/>
          </w:tcPr>
          <w:p w14:paraId="2B725D1E" w14:textId="77777777" w:rsidR="00B81021" w:rsidRPr="00B81021" w:rsidRDefault="00B81021" w:rsidP="00B81021">
            <w:pPr>
              <w:rPr>
                <w:b/>
                <w:bCs/>
              </w:rPr>
            </w:pPr>
            <w:r w:rsidRPr="00B81021">
              <w:rPr>
                <w:b/>
                <w:bCs/>
              </w:rPr>
              <w:t>Success looks like</w:t>
            </w:r>
          </w:p>
        </w:tc>
      </w:tr>
      <w:tr w:rsidR="00B81021" w:rsidRPr="00B81021" w14:paraId="68BEE442" w14:textId="77777777">
        <w:trPr>
          <w:tblCellSpacing w:w="15" w:type="dxa"/>
        </w:trPr>
        <w:tc>
          <w:tcPr>
            <w:tcW w:w="0" w:type="auto"/>
            <w:vAlign w:val="center"/>
            <w:hideMark/>
          </w:tcPr>
          <w:p w14:paraId="6FDAD9C6" w14:textId="77777777" w:rsidR="00B81021" w:rsidRPr="00B81021" w:rsidRDefault="00B81021" w:rsidP="00B81021">
            <w:r w:rsidRPr="00B81021">
              <w:t>General public / social</w:t>
            </w:r>
          </w:p>
        </w:tc>
        <w:tc>
          <w:tcPr>
            <w:tcW w:w="0" w:type="auto"/>
            <w:vAlign w:val="center"/>
            <w:hideMark/>
          </w:tcPr>
          <w:p w14:paraId="39E165EF" w14:textId="77777777" w:rsidR="00B81021" w:rsidRPr="00B81021" w:rsidRDefault="00B81021" w:rsidP="00B81021">
            <w:r w:rsidRPr="00B81021">
              <w:t>A fun, beautiful thing to look at and share</w:t>
            </w:r>
          </w:p>
        </w:tc>
        <w:tc>
          <w:tcPr>
            <w:tcW w:w="0" w:type="auto"/>
            <w:vAlign w:val="center"/>
            <w:hideMark/>
          </w:tcPr>
          <w:p w14:paraId="171055F9" w14:textId="77777777" w:rsidR="00B81021" w:rsidRPr="00B81021" w:rsidRDefault="00B81021" w:rsidP="00B81021">
            <w:r w:rsidRPr="00B81021">
              <w:t>Time on page over 60 seconds, share rate over 3%</w:t>
            </w:r>
          </w:p>
        </w:tc>
      </w:tr>
      <w:tr w:rsidR="00B81021" w:rsidRPr="00B81021" w14:paraId="3401CC80" w14:textId="77777777">
        <w:trPr>
          <w:tblCellSpacing w:w="15" w:type="dxa"/>
        </w:trPr>
        <w:tc>
          <w:tcPr>
            <w:tcW w:w="0" w:type="auto"/>
            <w:vAlign w:val="center"/>
            <w:hideMark/>
          </w:tcPr>
          <w:p w14:paraId="7E4797A8" w14:textId="77777777" w:rsidR="00B81021" w:rsidRPr="00B81021" w:rsidRDefault="00B81021" w:rsidP="00B81021">
            <w:r w:rsidRPr="00B81021">
              <w:t>Journalists and data writers</w:t>
            </w:r>
          </w:p>
        </w:tc>
        <w:tc>
          <w:tcPr>
            <w:tcW w:w="0" w:type="auto"/>
            <w:vAlign w:val="center"/>
            <w:hideMark/>
          </w:tcPr>
          <w:p w14:paraId="1B920683" w14:textId="77777777" w:rsidR="00B81021" w:rsidRPr="00B81021" w:rsidRDefault="00B81021" w:rsidP="00B81021">
            <w:r w:rsidRPr="00B81021">
              <w:t>A citable live index with a clear methodology</w:t>
            </w:r>
          </w:p>
        </w:tc>
        <w:tc>
          <w:tcPr>
            <w:tcW w:w="0" w:type="auto"/>
            <w:vAlign w:val="center"/>
            <w:hideMark/>
          </w:tcPr>
          <w:p w14:paraId="4C109A71" w14:textId="77777777" w:rsidR="00B81021" w:rsidRPr="00B81021" w:rsidRDefault="00B81021" w:rsidP="00B81021">
            <w:r w:rsidRPr="00B81021">
              <w:t>Inbound links, press mentions</w:t>
            </w:r>
          </w:p>
        </w:tc>
      </w:tr>
      <w:tr w:rsidR="00B81021" w:rsidRPr="00B81021" w14:paraId="0C15528E" w14:textId="77777777">
        <w:trPr>
          <w:tblCellSpacing w:w="15" w:type="dxa"/>
        </w:trPr>
        <w:tc>
          <w:tcPr>
            <w:tcW w:w="0" w:type="auto"/>
            <w:vAlign w:val="center"/>
            <w:hideMark/>
          </w:tcPr>
          <w:p w14:paraId="440F101C" w14:textId="77777777" w:rsidR="00B81021" w:rsidRPr="00B81021" w:rsidRDefault="00B81021" w:rsidP="00B81021">
            <w:r w:rsidRPr="00B81021">
              <w:t>Developer and data community</w:t>
            </w:r>
          </w:p>
        </w:tc>
        <w:tc>
          <w:tcPr>
            <w:tcW w:w="0" w:type="auto"/>
            <w:vAlign w:val="center"/>
            <w:hideMark/>
          </w:tcPr>
          <w:p w14:paraId="10E9D233" w14:textId="77777777" w:rsidR="00B81021" w:rsidRPr="00B81021" w:rsidRDefault="00B81021" w:rsidP="00B81021">
            <w:r w:rsidRPr="00B81021">
              <w:t>An interesting build with open methodology and open code</w:t>
            </w:r>
          </w:p>
        </w:tc>
        <w:tc>
          <w:tcPr>
            <w:tcW w:w="0" w:type="auto"/>
            <w:vAlign w:val="center"/>
            <w:hideMark/>
          </w:tcPr>
          <w:p w14:paraId="7531A1B3" w14:textId="77777777" w:rsidR="00B81021" w:rsidRPr="00B81021" w:rsidRDefault="00B81021" w:rsidP="00B81021">
            <w:r w:rsidRPr="00B81021">
              <w:t>Hacker News, Reddit r/dataisbeautiful, GitHub stars</w:t>
            </w:r>
          </w:p>
        </w:tc>
      </w:tr>
      <w:tr w:rsidR="00B81021" w:rsidRPr="00B81021" w14:paraId="11F540CA" w14:textId="77777777">
        <w:trPr>
          <w:tblCellSpacing w:w="15" w:type="dxa"/>
        </w:trPr>
        <w:tc>
          <w:tcPr>
            <w:tcW w:w="0" w:type="auto"/>
            <w:vAlign w:val="center"/>
            <w:hideMark/>
          </w:tcPr>
          <w:p w14:paraId="290CD53F" w14:textId="77777777" w:rsidR="00B81021" w:rsidRPr="00B81021" w:rsidRDefault="00B81021" w:rsidP="00B81021">
            <w:r w:rsidRPr="00B81021">
              <w:t>Portfolio audience</w:t>
            </w:r>
          </w:p>
        </w:tc>
        <w:tc>
          <w:tcPr>
            <w:tcW w:w="0" w:type="auto"/>
            <w:vAlign w:val="center"/>
            <w:hideMark/>
          </w:tcPr>
          <w:p w14:paraId="6C5DAC8C" w14:textId="77777777" w:rsidR="00B81021" w:rsidRPr="00B81021" w:rsidRDefault="00B81021" w:rsidP="00B81021">
            <w:r w:rsidRPr="00B81021">
              <w:t>Evidence of end to end product thinking and execution</w:t>
            </w:r>
          </w:p>
        </w:tc>
        <w:tc>
          <w:tcPr>
            <w:tcW w:w="0" w:type="auto"/>
            <w:vAlign w:val="center"/>
            <w:hideMark/>
          </w:tcPr>
          <w:p w14:paraId="60B16ED1" w14:textId="77777777" w:rsidR="00B81021" w:rsidRPr="00B81021" w:rsidRDefault="00B81021" w:rsidP="00B81021">
            <w:r w:rsidRPr="00B81021">
              <w:t>Featured on kiran-r.in, referenced in conversations</w:t>
            </w:r>
          </w:p>
        </w:tc>
      </w:tr>
    </w:tbl>
    <w:p w14:paraId="08C33856" w14:textId="77777777" w:rsidR="00B81021" w:rsidRPr="00B81021" w:rsidRDefault="00B81021" w:rsidP="00B81021">
      <w:r w:rsidRPr="00B81021">
        <w:t>Primary design target is the general public. Everything else is a downstream benefit.</w:t>
      </w:r>
    </w:p>
    <w:p w14:paraId="44550280" w14:textId="77777777" w:rsidR="00B81021" w:rsidRPr="00B81021" w:rsidRDefault="00B81021" w:rsidP="00B81021">
      <w:r w:rsidRPr="00B81021">
        <w:pict w14:anchorId="612B405A">
          <v:rect id="_x0000_i1118" style="width:0;height:1.5pt" o:hralign="center" o:hrstd="t" o:hr="t" fillcolor="#a0a0a0" stroked="f"/>
        </w:pict>
      </w:r>
    </w:p>
    <w:p w14:paraId="0C4DB861" w14:textId="77777777" w:rsidR="00B81021" w:rsidRPr="00B81021" w:rsidRDefault="00B81021" w:rsidP="00B81021">
      <w:pPr>
        <w:rPr>
          <w:b/>
          <w:bCs/>
        </w:rPr>
      </w:pPr>
      <w:r w:rsidRPr="00B81021">
        <w:rPr>
          <w:b/>
          <w:bCs/>
        </w:rPr>
        <w:t>4. Core concept: the Melt Score</w:t>
      </w:r>
    </w:p>
    <w:p w14:paraId="1CA7067B" w14:textId="77777777" w:rsidR="00B81021" w:rsidRPr="00B81021" w:rsidRDefault="00B81021" w:rsidP="00B81021">
      <w:r w:rsidRPr="00B81021">
        <w:t>A single 0 to 100 score per city per hour.</w:t>
      </w:r>
    </w:p>
    <w:p w14:paraId="4EB05AB9" w14:textId="77777777" w:rsidR="00B81021" w:rsidRPr="00B81021" w:rsidRDefault="00B81021" w:rsidP="00B81021">
      <w:pPr>
        <w:rPr>
          <w:b/>
          <w:bCs/>
        </w:rPr>
      </w:pPr>
      <w:r w:rsidRPr="00B81021">
        <w:rPr>
          <w:b/>
          <w:bCs/>
        </w:rPr>
        <w:t>Inputs (all from Open-Meteo hourly forecast)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2377"/>
        <w:gridCol w:w="4632"/>
      </w:tblGrid>
      <w:tr w:rsidR="00B81021" w:rsidRPr="00B81021" w14:paraId="66BCDE32" w14:textId="77777777">
        <w:trPr>
          <w:tblHeader/>
          <w:tblCellSpacing w:w="15" w:type="dxa"/>
        </w:trPr>
        <w:tc>
          <w:tcPr>
            <w:tcW w:w="0" w:type="auto"/>
            <w:vAlign w:val="center"/>
            <w:hideMark/>
          </w:tcPr>
          <w:p w14:paraId="5E955454" w14:textId="77777777" w:rsidR="00B81021" w:rsidRPr="00B81021" w:rsidRDefault="00B81021" w:rsidP="00B81021">
            <w:pPr>
              <w:rPr>
                <w:b/>
                <w:bCs/>
              </w:rPr>
            </w:pPr>
            <w:r w:rsidRPr="00B81021">
              <w:rPr>
                <w:b/>
                <w:bCs/>
              </w:rPr>
              <w:t>Variable</w:t>
            </w:r>
          </w:p>
        </w:tc>
        <w:tc>
          <w:tcPr>
            <w:tcW w:w="0" w:type="auto"/>
            <w:vAlign w:val="center"/>
            <w:hideMark/>
          </w:tcPr>
          <w:p w14:paraId="21D114A7" w14:textId="77777777" w:rsidR="00B81021" w:rsidRPr="00B81021" w:rsidRDefault="00B81021" w:rsidP="00B81021">
            <w:pPr>
              <w:rPr>
                <w:b/>
                <w:bCs/>
              </w:rPr>
            </w:pPr>
            <w:r w:rsidRPr="00B81021">
              <w:rPr>
                <w:b/>
                <w:bCs/>
              </w:rPr>
              <w:t>Open-Meteo field</w:t>
            </w:r>
          </w:p>
        </w:tc>
        <w:tc>
          <w:tcPr>
            <w:tcW w:w="0" w:type="auto"/>
            <w:vAlign w:val="center"/>
            <w:hideMark/>
          </w:tcPr>
          <w:p w14:paraId="6D1200FD" w14:textId="77777777" w:rsidR="00B81021" w:rsidRPr="00B81021" w:rsidRDefault="00B81021" w:rsidP="00B81021">
            <w:pPr>
              <w:rPr>
                <w:b/>
                <w:bCs/>
              </w:rPr>
            </w:pPr>
            <w:r w:rsidRPr="00B81021">
              <w:rPr>
                <w:b/>
                <w:bCs/>
              </w:rPr>
              <w:t>Role</w:t>
            </w:r>
          </w:p>
        </w:tc>
      </w:tr>
      <w:tr w:rsidR="00B81021" w:rsidRPr="00B81021" w14:paraId="6F011771" w14:textId="77777777">
        <w:trPr>
          <w:tblCellSpacing w:w="15" w:type="dxa"/>
        </w:trPr>
        <w:tc>
          <w:tcPr>
            <w:tcW w:w="0" w:type="auto"/>
            <w:vAlign w:val="center"/>
            <w:hideMark/>
          </w:tcPr>
          <w:p w14:paraId="76A520C4" w14:textId="77777777" w:rsidR="00B81021" w:rsidRPr="00B81021" w:rsidRDefault="00B81021" w:rsidP="00B81021">
            <w:r w:rsidRPr="00B81021">
              <w:t>Apparent temperature</w:t>
            </w:r>
          </w:p>
        </w:tc>
        <w:tc>
          <w:tcPr>
            <w:tcW w:w="0" w:type="auto"/>
            <w:vAlign w:val="center"/>
            <w:hideMark/>
          </w:tcPr>
          <w:p w14:paraId="37E70207" w14:textId="77777777" w:rsidR="00B81021" w:rsidRPr="00B81021" w:rsidRDefault="00B81021" w:rsidP="00B81021">
            <w:r w:rsidRPr="00B81021">
              <w:t>apparent_temperature</w:t>
            </w:r>
          </w:p>
        </w:tc>
        <w:tc>
          <w:tcPr>
            <w:tcW w:w="0" w:type="auto"/>
            <w:vAlign w:val="center"/>
            <w:hideMark/>
          </w:tcPr>
          <w:p w14:paraId="3445A614" w14:textId="77777777" w:rsidR="00B81021" w:rsidRPr="00B81021" w:rsidRDefault="00B81021" w:rsidP="00B81021">
            <w:r w:rsidRPr="00B81021">
              <w:t>Primary driver. Already accounts for humidity, wind and radiation</w:t>
            </w:r>
          </w:p>
        </w:tc>
      </w:tr>
      <w:tr w:rsidR="00B81021" w:rsidRPr="00B81021" w14:paraId="34D7AE83" w14:textId="77777777">
        <w:trPr>
          <w:tblCellSpacing w:w="15" w:type="dxa"/>
        </w:trPr>
        <w:tc>
          <w:tcPr>
            <w:tcW w:w="0" w:type="auto"/>
            <w:vAlign w:val="center"/>
            <w:hideMark/>
          </w:tcPr>
          <w:p w14:paraId="17ED4383" w14:textId="77777777" w:rsidR="00B81021" w:rsidRPr="00B81021" w:rsidRDefault="00B81021" w:rsidP="00B81021">
            <w:r w:rsidRPr="00B81021">
              <w:t>Precipitation</w:t>
            </w:r>
          </w:p>
        </w:tc>
        <w:tc>
          <w:tcPr>
            <w:tcW w:w="0" w:type="auto"/>
            <w:vAlign w:val="center"/>
            <w:hideMark/>
          </w:tcPr>
          <w:p w14:paraId="0443BD01" w14:textId="77777777" w:rsidR="00B81021" w:rsidRPr="00B81021" w:rsidRDefault="00B81021" w:rsidP="00B81021">
            <w:r w:rsidRPr="00B81021">
              <w:t>precipitation</w:t>
            </w:r>
          </w:p>
        </w:tc>
        <w:tc>
          <w:tcPr>
            <w:tcW w:w="0" w:type="auto"/>
            <w:vAlign w:val="center"/>
            <w:hideMark/>
          </w:tcPr>
          <w:p w14:paraId="35B67C9F" w14:textId="77777777" w:rsidR="00B81021" w:rsidRPr="00B81021" w:rsidRDefault="00B81021" w:rsidP="00B81021">
            <w:r w:rsidRPr="00B81021">
              <w:t>Suppressor</w:t>
            </w:r>
          </w:p>
        </w:tc>
      </w:tr>
      <w:tr w:rsidR="00B81021" w:rsidRPr="00B81021" w14:paraId="2B6348D1" w14:textId="77777777">
        <w:trPr>
          <w:tblCellSpacing w:w="15" w:type="dxa"/>
        </w:trPr>
        <w:tc>
          <w:tcPr>
            <w:tcW w:w="0" w:type="auto"/>
            <w:vAlign w:val="center"/>
            <w:hideMark/>
          </w:tcPr>
          <w:p w14:paraId="514EADC2" w14:textId="77777777" w:rsidR="00B81021" w:rsidRPr="00B81021" w:rsidRDefault="00B81021" w:rsidP="00B81021">
            <w:r w:rsidRPr="00B81021">
              <w:t>Precipitation probability</w:t>
            </w:r>
          </w:p>
        </w:tc>
        <w:tc>
          <w:tcPr>
            <w:tcW w:w="0" w:type="auto"/>
            <w:vAlign w:val="center"/>
            <w:hideMark/>
          </w:tcPr>
          <w:p w14:paraId="526CC0F8" w14:textId="77777777" w:rsidR="00B81021" w:rsidRPr="00B81021" w:rsidRDefault="00B81021" w:rsidP="00B81021">
            <w:r w:rsidRPr="00B81021">
              <w:t>precipitation_probability</w:t>
            </w:r>
          </w:p>
        </w:tc>
        <w:tc>
          <w:tcPr>
            <w:tcW w:w="0" w:type="auto"/>
            <w:vAlign w:val="center"/>
            <w:hideMark/>
          </w:tcPr>
          <w:p w14:paraId="3133CD9A" w14:textId="77777777" w:rsidR="00B81021" w:rsidRPr="00B81021" w:rsidRDefault="00B81021" w:rsidP="00B81021">
            <w:r w:rsidRPr="00B81021">
              <w:t>Suppressor</w:t>
            </w:r>
          </w:p>
        </w:tc>
      </w:tr>
      <w:tr w:rsidR="00B81021" w:rsidRPr="00B81021" w14:paraId="45259432" w14:textId="77777777">
        <w:trPr>
          <w:tblCellSpacing w:w="15" w:type="dxa"/>
        </w:trPr>
        <w:tc>
          <w:tcPr>
            <w:tcW w:w="0" w:type="auto"/>
            <w:vAlign w:val="center"/>
            <w:hideMark/>
          </w:tcPr>
          <w:p w14:paraId="1AED326D" w14:textId="77777777" w:rsidR="00B81021" w:rsidRPr="00B81021" w:rsidRDefault="00B81021" w:rsidP="00B81021">
            <w:r w:rsidRPr="00B81021">
              <w:t>Wind gusts</w:t>
            </w:r>
          </w:p>
        </w:tc>
        <w:tc>
          <w:tcPr>
            <w:tcW w:w="0" w:type="auto"/>
            <w:vAlign w:val="center"/>
            <w:hideMark/>
          </w:tcPr>
          <w:p w14:paraId="18B4316D" w14:textId="77777777" w:rsidR="00B81021" w:rsidRPr="00B81021" w:rsidRDefault="00B81021" w:rsidP="00B81021">
            <w:r w:rsidRPr="00B81021">
              <w:t>wind_gusts_10m</w:t>
            </w:r>
          </w:p>
        </w:tc>
        <w:tc>
          <w:tcPr>
            <w:tcW w:w="0" w:type="auto"/>
            <w:vAlign w:val="center"/>
            <w:hideMark/>
          </w:tcPr>
          <w:p w14:paraId="53D8F46B" w14:textId="77777777" w:rsidR="00B81021" w:rsidRPr="00B81021" w:rsidRDefault="00B81021" w:rsidP="00B81021">
            <w:r w:rsidRPr="00B81021">
              <w:t>Suppressor</w:t>
            </w:r>
          </w:p>
        </w:tc>
      </w:tr>
      <w:tr w:rsidR="00B81021" w:rsidRPr="00B81021" w14:paraId="1801F1B5" w14:textId="77777777">
        <w:trPr>
          <w:tblCellSpacing w:w="15" w:type="dxa"/>
        </w:trPr>
        <w:tc>
          <w:tcPr>
            <w:tcW w:w="0" w:type="auto"/>
            <w:vAlign w:val="center"/>
            <w:hideMark/>
          </w:tcPr>
          <w:p w14:paraId="4DB32E83" w14:textId="77777777" w:rsidR="00B81021" w:rsidRPr="00B81021" w:rsidRDefault="00B81021" w:rsidP="00B81021">
            <w:r w:rsidRPr="00B81021">
              <w:t>Cloud cover</w:t>
            </w:r>
          </w:p>
        </w:tc>
        <w:tc>
          <w:tcPr>
            <w:tcW w:w="0" w:type="auto"/>
            <w:vAlign w:val="center"/>
            <w:hideMark/>
          </w:tcPr>
          <w:p w14:paraId="6E0C2417" w14:textId="77777777" w:rsidR="00B81021" w:rsidRPr="00B81021" w:rsidRDefault="00B81021" w:rsidP="00B81021">
            <w:r w:rsidRPr="00B81021">
              <w:t>cloud_cover</w:t>
            </w:r>
          </w:p>
        </w:tc>
        <w:tc>
          <w:tcPr>
            <w:tcW w:w="0" w:type="auto"/>
            <w:vAlign w:val="center"/>
            <w:hideMark/>
          </w:tcPr>
          <w:p w14:paraId="62D171A7" w14:textId="77777777" w:rsidR="00B81021" w:rsidRPr="00B81021" w:rsidRDefault="00B81021" w:rsidP="00B81021">
            <w:r w:rsidRPr="00B81021">
              <w:t>Minor bonus when clear</w:t>
            </w:r>
          </w:p>
        </w:tc>
      </w:tr>
      <w:tr w:rsidR="00B81021" w:rsidRPr="00B81021" w14:paraId="14E5A07F" w14:textId="77777777">
        <w:trPr>
          <w:tblCellSpacing w:w="15" w:type="dxa"/>
        </w:trPr>
        <w:tc>
          <w:tcPr>
            <w:tcW w:w="0" w:type="auto"/>
            <w:vAlign w:val="center"/>
            <w:hideMark/>
          </w:tcPr>
          <w:p w14:paraId="1DA25EA9" w14:textId="77777777" w:rsidR="00B81021" w:rsidRPr="00B81021" w:rsidRDefault="00B81021" w:rsidP="00B81021">
            <w:r w:rsidRPr="00B81021">
              <w:t>Is day</w:t>
            </w:r>
          </w:p>
        </w:tc>
        <w:tc>
          <w:tcPr>
            <w:tcW w:w="0" w:type="auto"/>
            <w:vAlign w:val="center"/>
            <w:hideMark/>
          </w:tcPr>
          <w:p w14:paraId="79162BD1" w14:textId="77777777" w:rsidR="00B81021" w:rsidRPr="00B81021" w:rsidRDefault="00B81021" w:rsidP="00B81021">
            <w:r w:rsidRPr="00B81021">
              <w:t>is_day</w:t>
            </w:r>
          </w:p>
        </w:tc>
        <w:tc>
          <w:tcPr>
            <w:tcW w:w="0" w:type="auto"/>
            <w:vAlign w:val="center"/>
            <w:hideMark/>
          </w:tcPr>
          <w:p w14:paraId="629BFA7E" w14:textId="77777777" w:rsidR="00B81021" w:rsidRPr="00B81021" w:rsidRDefault="00B81021" w:rsidP="00B81021">
            <w:r w:rsidRPr="00B81021">
              <w:t>Time of day weighting</w:t>
            </w:r>
          </w:p>
        </w:tc>
      </w:tr>
      <w:tr w:rsidR="00B81021" w:rsidRPr="00B81021" w14:paraId="4C2B17DC" w14:textId="77777777">
        <w:trPr>
          <w:tblCellSpacing w:w="15" w:type="dxa"/>
        </w:trPr>
        <w:tc>
          <w:tcPr>
            <w:tcW w:w="0" w:type="auto"/>
            <w:vAlign w:val="center"/>
            <w:hideMark/>
          </w:tcPr>
          <w:p w14:paraId="484AF11E" w14:textId="77777777" w:rsidR="00B81021" w:rsidRPr="00B81021" w:rsidRDefault="00B81021" w:rsidP="00B81021">
            <w:r w:rsidRPr="00B81021">
              <w:t>UV index</w:t>
            </w:r>
          </w:p>
        </w:tc>
        <w:tc>
          <w:tcPr>
            <w:tcW w:w="0" w:type="auto"/>
            <w:vAlign w:val="center"/>
            <w:hideMark/>
          </w:tcPr>
          <w:p w14:paraId="7E10E296" w14:textId="77777777" w:rsidR="00B81021" w:rsidRPr="00B81021" w:rsidRDefault="00B81021" w:rsidP="00B81021">
            <w:r w:rsidRPr="00B81021">
              <w:t>uv_index</w:t>
            </w:r>
          </w:p>
        </w:tc>
        <w:tc>
          <w:tcPr>
            <w:tcW w:w="0" w:type="auto"/>
            <w:vAlign w:val="center"/>
            <w:hideMark/>
          </w:tcPr>
          <w:p w14:paraId="68D19AC3" w14:textId="77777777" w:rsidR="00B81021" w:rsidRPr="00B81021" w:rsidRDefault="00B81021" w:rsidP="00B81021">
            <w:r w:rsidRPr="00B81021">
              <w:t>Minor bonus</w:t>
            </w:r>
          </w:p>
        </w:tc>
      </w:tr>
    </w:tbl>
    <w:p w14:paraId="2C3F37C7" w14:textId="77777777" w:rsidR="00B81021" w:rsidRPr="00B81021" w:rsidRDefault="00B81021" w:rsidP="00B81021">
      <w:pPr>
        <w:rPr>
          <w:b/>
          <w:bCs/>
        </w:rPr>
      </w:pPr>
      <w:r w:rsidRPr="00B81021">
        <w:rPr>
          <w:b/>
          <w:bCs/>
        </w:rPr>
        <w:t>Scoring model (v1, deliberately simple and explainable)</w:t>
      </w:r>
    </w:p>
    <w:p w14:paraId="104B9381" w14:textId="77777777" w:rsidR="00B81021" w:rsidRPr="00B81021" w:rsidRDefault="00B81021" w:rsidP="00B81021">
      <w:r w:rsidRPr="00B81021">
        <w:t>base = f(apparent_temperature)</w:t>
      </w:r>
    </w:p>
    <w:p w14:paraId="3E6676E8" w14:textId="77777777" w:rsidR="00B81021" w:rsidRPr="00B81021" w:rsidRDefault="00B81021" w:rsidP="00B81021"/>
    <w:p w14:paraId="7BEC8136" w14:textId="77777777" w:rsidR="00B81021" w:rsidRPr="00B81021" w:rsidRDefault="00B81021" w:rsidP="00B81021">
      <w:r w:rsidRPr="00B81021">
        <w:t xml:space="preserve">  apparent_temp &lt; 8°C     -&gt; 0</w:t>
      </w:r>
    </w:p>
    <w:p w14:paraId="3B25FA24" w14:textId="77777777" w:rsidR="00B81021" w:rsidRPr="00B81021" w:rsidRDefault="00B81021" w:rsidP="00B81021">
      <w:r w:rsidRPr="00B81021">
        <w:t xml:space="preserve">  8°C to 30°C             -&gt; rises smoothly from 0 to 100</w:t>
      </w:r>
    </w:p>
    <w:p w14:paraId="3AFA04EE" w14:textId="77777777" w:rsidR="00B81021" w:rsidRPr="00B81021" w:rsidRDefault="00B81021" w:rsidP="00B81021">
      <w:r w:rsidRPr="00B81021">
        <w:lastRenderedPageBreak/>
        <w:t xml:space="preserve">                             base = 100 * ((T - 8) / 22) ^ 1.3</w:t>
      </w:r>
    </w:p>
    <w:p w14:paraId="249BEDBD" w14:textId="77777777" w:rsidR="00B81021" w:rsidRPr="00B81021" w:rsidRDefault="00B81021" w:rsidP="00B81021">
      <w:r w:rsidRPr="00B81021">
        <w:t xml:space="preserve">  30°C to 36°C            -&gt; 100 (the plateau)</w:t>
      </w:r>
    </w:p>
    <w:p w14:paraId="0CFC25E2" w14:textId="77777777" w:rsidR="00B81021" w:rsidRPr="00B81021" w:rsidRDefault="00B81021" w:rsidP="00B81021">
      <w:r w:rsidRPr="00B81021">
        <w:t xml:space="preserve">  36°C to 48°C            -&gt; falls from 100 to 70</w:t>
      </w:r>
    </w:p>
    <w:p w14:paraId="404607BF" w14:textId="77777777" w:rsidR="00B81021" w:rsidRPr="00B81021" w:rsidRDefault="00B81021" w:rsidP="00B81021">
      <w:r w:rsidRPr="00B81021">
        <w:t xml:space="preserve">                             (too hot to be outdoors comfortably)</w:t>
      </w:r>
    </w:p>
    <w:p w14:paraId="59A41083" w14:textId="77777777" w:rsidR="00B81021" w:rsidRPr="00B81021" w:rsidRDefault="00B81021" w:rsidP="00B81021">
      <w:r w:rsidRPr="00B81021">
        <w:t xml:space="preserve">  &gt; 48°C                  -&gt; 70</w:t>
      </w:r>
    </w:p>
    <w:p w14:paraId="061A6189" w14:textId="77777777" w:rsidR="00B81021" w:rsidRPr="00B81021" w:rsidRDefault="00B81021" w:rsidP="00B81021"/>
    <w:p w14:paraId="3D1C867B" w14:textId="77777777" w:rsidR="00B81021" w:rsidRPr="00B81021" w:rsidRDefault="00B81021" w:rsidP="00B81021">
      <w:r w:rsidRPr="00B81021">
        <w:t>rain_factor</w:t>
      </w:r>
    </w:p>
    <w:p w14:paraId="0A6001FE" w14:textId="77777777" w:rsidR="00B81021" w:rsidRPr="00B81021" w:rsidRDefault="00B81021" w:rsidP="00B81021">
      <w:r w:rsidRPr="00B81021">
        <w:t xml:space="preserve">  precipitation &gt; 0.5 mm              -&gt; 0.40</w:t>
      </w:r>
    </w:p>
    <w:p w14:paraId="20391091" w14:textId="77777777" w:rsidR="00B81021" w:rsidRPr="00B81021" w:rsidRDefault="00B81021" w:rsidP="00B81021">
      <w:r w:rsidRPr="00B81021">
        <w:t xml:space="preserve">  precipitation_probability &gt; 60%     -&gt; 0.65</w:t>
      </w:r>
    </w:p>
    <w:p w14:paraId="483D535B" w14:textId="77777777" w:rsidR="00B81021" w:rsidRPr="00B81021" w:rsidRDefault="00B81021" w:rsidP="00B81021">
      <w:r w:rsidRPr="00B81021">
        <w:t xml:space="preserve">  precipitation_probability 30 to 60% -&gt; 0.85</w:t>
      </w:r>
    </w:p>
    <w:p w14:paraId="73B3AB3D" w14:textId="77777777" w:rsidR="00B81021" w:rsidRPr="00B81021" w:rsidRDefault="00B81021" w:rsidP="00B81021">
      <w:r w:rsidRPr="00B81021">
        <w:t xml:space="preserve">  else                                -&gt; 1.00</w:t>
      </w:r>
    </w:p>
    <w:p w14:paraId="4EBD338D" w14:textId="77777777" w:rsidR="00B81021" w:rsidRPr="00B81021" w:rsidRDefault="00B81021" w:rsidP="00B81021"/>
    <w:p w14:paraId="4B6F93BF" w14:textId="77777777" w:rsidR="00B81021" w:rsidRPr="00B81021" w:rsidRDefault="00B81021" w:rsidP="00B81021">
      <w:r w:rsidRPr="00B81021">
        <w:t>wind_factor</w:t>
      </w:r>
    </w:p>
    <w:p w14:paraId="1283D2F7" w14:textId="77777777" w:rsidR="00B81021" w:rsidRPr="00B81021" w:rsidRDefault="00B81021" w:rsidP="00B81021">
      <w:r w:rsidRPr="00B81021">
        <w:t xml:space="preserve">  wind_gusts &gt; 45 km/h -&gt; 0.80</w:t>
      </w:r>
    </w:p>
    <w:p w14:paraId="664119A1" w14:textId="77777777" w:rsidR="00B81021" w:rsidRPr="00B81021" w:rsidRDefault="00B81021" w:rsidP="00B81021">
      <w:r w:rsidRPr="00B81021">
        <w:t xml:space="preserve">  wind_gusts &gt; 30 km/h -&gt; 0.92</w:t>
      </w:r>
    </w:p>
    <w:p w14:paraId="6A8135C3" w14:textId="77777777" w:rsidR="00B81021" w:rsidRPr="00B81021" w:rsidRDefault="00B81021" w:rsidP="00B81021">
      <w:r w:rsidRPr="00B81021">
        <w:t xml:space="preserve">  else                 -&gt; 1.00</w:t>
      </w:r>
    </w:p>
    <w:p w14:paraId="79F878D7" w14:textId="77777777" w:rsidR="00B81021" w:rsidRPr="00B81021" w:rsidRDefault="00B81021" w:rsidP="00B81021"/>
    <w:p w14:paraId="4C40CBBD" w14:textId="77777777" w:rsidR="00B81021" w:rsidRPr="00B81021" w:rsidRDefault="00B81021" w:rsidP="00B81021">
      <w:r w:rsidRPr="00B81021">
        <w:t>daypart_factor</w:t>
      </w:r>
    </w:p>
    <w:p w14:paraId="6CD4E068" w14:textId="77777777" w:rsidR="00B81021" w:rsidRPr="00B81021" w:rsidRDefault="00B81021" w:rsidP="00B81021">
      <w:r w:rsidRPr="00B81021">
        <w:t xml:space="preserve">  is_day = 1  -&gt; 1.00</w:t>
      </w:r>
    </w:p>
    <w:p w14:paraId="3DB1F250" w14:textId="77777777" w:rsidR="00B81021" w:rsidRPr="00B81021" w:rsidRDefault="00B81021" w:rsidP="00B81021">
      <w:r w:rsidRPr="00B81021">
        <w:t xml:space="preserve">  is_day = 0  -&gt; 0.70   (night consumption is real but lower)</w:t>
      </w:r>
    </w:p>
    <w:p w14:paraId="6EA9BCB4" w14:textId="77777777" w:rsidR="00B81021" w:rsidRPr="00B81021" w:rsidRDefault="00B81021" w:rsidP="00B81021"/>
    <w:p w14:paraId="00B936D6" w14:textId="77777777" w:rsidR="00B81021" w:rsidRPr="00B81021" w:rsidRDefault="00B81021" w:rsidP="00B81021">
      <w:r w:rsidRPr="00B81021">
        <w:t>clarity_bonus</w:t>
      </w:r>
    </w:p>
    <w:p w14:paraId="5C796384" w14:textId="77777777" w:rsidR="00B81021" w:rsidRPr="00B81021" w:rsidRDefault="00B81021" w:rsidP="00B81021">
      <w:r w:rsidRPr="00B81021">
        <w:t xml:space="preserve">  cloud_cover &lt; 30%  -&gt; +5 points</w:t>
      </w:r>
    </w:p>
    <w:p w14:paraId="37EBAC80" w14:textId="77777777" w:rsidR="00B81021" w:rsidRPr="00B81021" w:rsidRDefault="00B81021" w:rsidP="00B81021">
      <w:r w:rsidRPr="00B81021">
        <w:t xml:space="preserve">  cloud_cover &gt; 85%  -&gt; -5 points</w:t>
      </w:r>
    </w:p>
    <w:p w14:paraId="67457EDE" w14:textId="77777777" w:rsidR="00B81021" w:rsidRPr="00B81021" w:rsidRDefault="00B81021" w:rsidP="00B81021"/>
    <w:p w14:paraId="7020F8B7" w14:textId="77777777" w:rsidR="00B81021" w:rsidRPr="00B81021" w:rsidRDefault="00B81021" w:rsidP="00B81021">
      <w:r w:rsidRPr="00B81021">
        <w:t>melt_score = clamp(0, 100, (base * rain_factor * wind_factor * daypart_factor) + clarity_bonus)</w:t>
      </w:r>
    </w:p>
    <w:p w14:paraId="3BF27E2A" w14:textId="77777777" w:rsidR="00B81021" w:rsidRPr="00B81021" w:rsidRDefault="00B81021" w:rsidP="00B81021">
      <w:pPr>
        <w:rPr>
          <w:b/>
          <w:bCs/>
        </w:rPr>
      </w:pPr>
      <w:r w:rsidRPr="00B81021">
        <w:rPr>
          <w:b/>
          <w:bCs/>
        </w:rPr>
        <w:t>Score bands (used for colour and copy)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1948"/>
        <w:gridCol w:w="1429"/>
      </w:tblGrid>
      <w:tr w:rsidR="00B81021" w:rsidRPr="00B81021" w14:paraId="396BD978" w14:textId="77777777">
        <w:trPr>
          <w:tblHeader/>
          <w:tblCellSpacing w:w="15" w:type="dxa"/>
        </w:trPr>
        <w:tc>
          <w:tcPr>
            <w:tcW w:w="0" w:type="auto"/>
            <w:vAlign w:val="center"/>
            <w:hideMark/>
          </w:tcPr>
          <w:p w14:paraId="60DEEA7F" w14:textId="77777777" w:rsidR="00B81021" w:rsidRPr="00B81021" w:rsidRDefault="00B81021" w:rsidP="00B81021">
            <w:pPr>
              <w:rPr>
                <w:b/>
                <w:bCs/>
              </w:rPr>
            </w:pPr>
            <w:r w:rsidRPr="00B81021">
              <w:rPr>
                <w:b/>
                <w:bCs/>
              </w:rPr>
              <w:t>Score</w:t>
            </w:r>
          </w:p>
        </w:tc>
        <w:tc>
          <w:tcPr>
            <w:tcW w:w="0" w:type="auto"/>
            <w:vAlign w:val="center"/>
            <w:hideMark/>
          </w:tcPr>
          <w:p w14:paraId="62D6F0C9" w14:textId="77777777" w:rsidR="00B81021" w:rsidRPr="00B81021" w:rsidRDefault="00B81021" w:rsidP="00B81021">
            <w:pPr>
              <w:rPr>
                <w:b/>
                <w:bCs/>
              </w:rPr>
            </w:pPr>
            <w:r w:rsidRPr="00B81021">
              <w:rPr>
                <w:b/>
                <w:bCs/>
              </w:rPr>
              <w:t>Band label</w:t>
            </w:r>
          </w:p>
        </w:tc>
        <w:tc>
          <w:tcPr>
            <w:tcW w:w="0" w:type="auto"/>
            <w:vAlign w:val="center"/>
            <w:hideMark/>
          </w:tcPr>
          <w:p w14:paraId="6AE04960" w14:textId="77777777" w:rsidR="00B81021" w:rsidRPr="00B81021" w:rsidRDefault="00B81021" w:rsidP="00B81021">
            <w:pPr>
              <w:rPr>
                <w:b/>
                <w:bCs/>
              </w:rPr>
            </w:pPr>
            <w:r w:rsidRPr="00B81021">
              <w:rPr>
                <w:b/>
                <w:bCs/>
              </w:rPr>
              <w:t>Colour intent</w:t>
            </w:r>
          </w:p>
        </w:tc>
      </w:tr>
      <w:tr w:rsidR="00B81021" w:rsidRPr="00B81021" w14:paraId="4BCE85D0" w14:textId="77777777">
        <w:trPr>
          <w:tblCellSpacing w:w="15" w:type="dxa"/>
        </w:trPr>
        <w:tc>
          <w:tcPr>
            <w:tcW w:w="0" w:type="auto"/>
            <w:vAlign w:val="center"/>
            <w:hideMark/>
          </w:tcPr>
          <w:p w14:paraId="79829227" w14:textId="77777777" w:rsidR="00B81021" w:rsidRPr="00B81021" w:rsidRDefault="00B81021" w:rsidP="00B81021">
            <w:r w:rsidRPr="00B81021">
              <w:t>85 to 100</w:t>
            </w:r>
          </w:p>
        </w:tc>
        <w:tc>
          <w:tcPr>
            <w:tcW w:w="0" w:type="auto"/>
            <w:vAlign w:val="center"/>
            <w:hideMark/>
          </w:tcPr>
          <w:p w14:paraId="212DDFE6" w14:textId="77777777" w:rsidR="00B81021" w:rsidRPr="00B81021" w:rsidRDefault="00B81021" w:rsidP="00B81021">
            <w:r w:rsidRPr="00B81021">
              <w:t>Peak melt</w:t>
            </w:r>
          </w:p>
        </w:tc>
        <w:tc>
          <w:tcPr>
            <w:tcW w:w="0" w:type="auto"/>
            <w:vAlign w:val="center"/>
            <w:hideMark/>
          </w:tcPr>
          <w:p w14:paraId="77F34C99" w14:textId="77777777" w:rsidR="00B81021" w:rsidRPr="00B81021" w:rsidRDefault="00B81021" w:rsidP="00B81021">
            <w:r w:rsidRPr="00B81021">
              <w:t>Hot gold</w:t>
            </w:r>
          </w:p>
        </w:tc>
      </w:tr>
      <w:tr w:rsidR="00B81021" w:rsidRPr="00B81021" w14:paraId="3A4EB4A5" w14:textId="77777777">
        <w:trPr>
          <w:tblCellSpacing w:w="15" w:type="dxa"/>
        </w:trPr>
        <w:tc>
          <w:tcPr>
            <w:tcW w:w="0" w:type="auto"/>
            <w:vAlign w:val="center"/>
            <w:hideMark/>
          </w:tcPr>
          <w:p w14:paraId="4CF05CB2" w14:textId="77777777" w:rsidR="00B81021" w:rsidRPr="00B81021" w:rsidRDefault="00B81021" w:rsidP="00B81021">
            <w:r w:rsidRPr="00B81021">
              <w:t>65 to 84</w:t>
            </w:r>
          </w:p>
        </w:tc>
        <w:tc>
          <w:tcPr>
            <w:tcW w:w="0" w:type="auto"/>
            <w:vAlign w:val="center"/>
            <w:hideMark/>
          </w:tcPr>
          <w:p w14:paraId="3C20F43A" w14:textId="77777777" w:rsidR="00B81021" w:rsidRPr="00B81021" w:rsidRDefault="00B81021" w:rsidP="00B81021">
            <w:r w:rsidRPr="00B81021">
              <w:t>Prime cone weather</w:t>
            </w:r>
          </w:p>
        </w:tc>
        <w:tc>
          <w:tcPr>
            <w:tcW w:w="0" w:type="auto"/>
            <w:vAlign w:val="center"/>
            <w:hideMark/>
          </w:tcPr>
          <w:p w14:paraId="57462D8F" w14:textId="77777777" w:rsidR="00B81021" w:rsidRPr="00B81021" w:rsidRDefault="00B81021" w:rsidP="00B81021">
            <w:r w:rsidRPr="00B81021">
              <w:t>Warm amber</w:t>
            </w:r>
          </w:p>
        </w:tc>
      </w:tr>
      <w:tr w:rsidR="00B81021" w:rsidRPr="00B81021" w14:paraId="27FB8A24" w14:textId="77777777">
        <w:trPr>
          <w:tblCellSpacing w:w="15" w:type="dxa"/>
        </w:trPr>
        <w:tc>
          <w:tcPr>
            <w:tcW w:w="0" w:type="auto"/>
            <w:vAlign w:val="center"/>
            <w:hideMark/>
          </w:tcPr>
          <w:p w14:paraId="7874F4C8" w14:textId="77777777" w:rsidR="00B81021" w:rsidRPr="00B81021" w:rsidRDefault="00B81021" w:rsidP="00B81021">
            <w:r w:rsidRPr="00B81021">
              <w:lastRenderedPageBreak/>
              <w:t>40 to 64</w:t>
            </w:r>
          </w:p>
        </w:tc>
        <w:tc>
          <w:tcPr>
            <w:tcW w:w="0" w:type="auto"/>
            <w:vAlign w:val="center"/>
            <w:hideMark/>
          </w:tcPr>
          <w:p w14:paraId="39DF8A80" w14:textId="77777777" w:rsidR="00B81021" w:rsidRPr="00B81021" w:rsidRDefault="00B81021" w:rsidP="00B81021">
            <w:r w:rsidRPr="00B81021">
              <w:t>Worth considering</w:t>
            </w:r>
          </w:p>
        </w:tc>
        <w:tc>
          <w:tcPr>
            <w:tcW w:w="0" w:type="auto"/>
            <w:vAlign w:val="center"/>
            <w:hideMark/>
          </w:tcPr>
          <w:p w14:paraId="4FD1356E" w14:textId="77777777" w:rsidR="00B81021" w:rsidRPr="00B81021" w:rsidRDefault="00B81021" w:rsidP="00B81021">
            <w:r w:rsidRPr="00B81021">
              <w:t>Soft cream</w:t>
            </w:r>
          </w:p>
        </w:tc>
      </w:tr>
      <w:tr w:rsidR="00B81021" w:rsidRPr="00B81021" w14:paraId="1658B9B4" w14:textId="77777777">
        <w:trPr>
          <w:tblCellSpacing w:w="15" w:type="dxa"/>
        </w:trPr>
        <w:tc>
          <w:tcPr>
            <w:tcW w:w="0" w:type="auto"/>
            <w:vAlign w:val="center"/>
            <w:hideMark/>
          </w:tcPr>
          <w:p w14:paraId="77EF3DFF" w14:textId="77777777" w:rsidR="00B81021" w:rsidRPr="00B81021" w:rsidRDefault="00B81021" w:rsidP="00B81021">
            <w:r w:rsidRPr="00B81021">
              <w:t>15 to 39</w:t>
            </w:r>
          </w:p>
        </w:tc>
        <w:tc>
          <w:tcPr>
            <w:tcW w:w="0" w:type="auto"/>
            <w:vAlign w:val="center"/>
            <w:hideMark/>
          </w:tcPr>
          <w:p w14:paraId="302A654F" w14:textId="77777777" w:rsidR="00B81021" w:rsidRPr="00B81021" w:rsidRDefault="00B81021" w:rsidP="00B81021">
            <w:r w:rsidRPr="00B81021">
              <w:t>Only if committed</w:t>
            </w:r>
          </w:p>
        </w:tc>
        <w:tc>
          <w:tcPr>
            <w:tcW w:w="0" w:type="auto"/>
            <w:vAlign w:val="center"/>
            <w:hideMark/>
          </w:tcPr>
          <w:p w14:paraId="657D6356" w14:textId="77777777" w:rsidR="00B81021" w:rsidRPr="00B81021" w:rsidRDefault="00B81021" w:rsidP="00B81021">
            <w:r w:rsidRPr="00B81021">
              <w:t>Cool grey blue</w:t>
            </w:r>
          </w:p>
        </w:tc>
      </w:tr>
      <w:tr w:rsidR="00B81021" w:rsidRPr="00B81021" w14:paraId="0572DF99" w14:textId="77777777">
        <w:trPr>
          <w:tblCellSpacing w:w="15" w:type="dxa"/>
        </w:trPr>
        <w:tc>
          <w:tcPr>
            <w:tcW w:w="0" w:type="auto"/>
            <w:vAlign w:val="center"/>
            <w:hideMark/>
          </w:tcPr>
          <w:p w14:paraId="64D8F199" w14:textId="77777777" w:rsidR="00B81021" w:rsidRPr="00B81021" w:rsidRDefault="00B81021" w:rsidP="00B81021">
            <w:r w:rsidRPr="00B81021">
              <w:t>0 to 14</w:t>
            </w:r>
          </w:p>
        </w:tc>
        <w:tc>
          <w:tcPr>
            <w:tcW w:w="0" w:type="auto"/>
            <w:vAlign w:val="center"/>
            <w:hideMark/>
          </w:tcPr>
          <w:p w14:paraId="71B97829" w14:textId="77777777" w:rsidR="00B81021" w:rsidRPr="00B81021" w:rsidRDefault="00B81021" w:rsidP="00B81021">
            <w:r w:rsidRPr="00B81021">
              <w:t>Nobody is buying</w:t>
            </w:r>
          </w:p>
        </w:tc>
        <w:tc>
          <w:tcPr>
            <w:tcW w:w="0" w:type="auto"/>
            <w:vAlign w:val="center"/>
            <w:hideMark/>
          </w:tcPr>
          <w:p w14:paraId="7343A737" w14:textId="77777777" w:rsidR="00B81021" w:rsidRPr="00B81021" w:rsidRDefault="00B81021" w:rsidP="00B81021">
            <w:r w:rsidRPr="00B81021">
              <w:t>Deep blue</w:t>
            </w:r>
          </w:p>
        </w:tc>
      </w:tr>
    </w:tbl>
    <w:p w14:paraId="22F89260" w14:textId="77777777" w:rsidR="00B81021" w:rsidRPr="00B81021" w:rsidRDefault="00B81021" w:rsidP="00B81021">
      <w:pPr>
        <w:rPr>
          <w:b/>
          <w:bCs/>
        </w:rPr>
      </w:pPr>
      <w:r w:rsidRPr="00B81021">
        <w:rPr>
          <w:b/>
          <w:bCs/>
        </w:rPr>
        <w:t>Design principles for the score</w:t>
      </w:r>
    </w:p>
    <w:p w14:paraId="351443A5" w14:textId="77777777" w:rsidR="00B81021" w:rsidRPr="00B81021" w:rsidRDefault="00B81021" w:rsidP="00B81021">
      <w:pPr>
        <w:numPr>
          <w:ilvl w:val="0"/>
          <w:numId w:val="3"/>
        </w:numPr>
      </w:pPr>
      <w:r w:rsidRPr="00B81021">
        <w:t>The formula must be published on the site. Credibility depends on it being open.</w:t>
      </w:r>
    </w:p>
    <w:p w14:paraId="6573D174" w14:textId="77777777" w:rsidR="00B81021" w:rsidRPr="00B81021" w:rsidRDefault="00B81021" w:rsidP="00B81021">
      <w:pPr>
        <w:numPr>
          <w:ilvl w:val="0"/>
          <w:numId w:val="3"/>
        </w:numPr>
      </w:pPr>
      <w:r w:rsidRPr="00B81021">
        <w:t>Do not tune the model to flatter any market. If Manchester scores 12 in November, that is the point.</w:t>
      </w:r>
    </w:p>
    <w:p w14:paraId="2737380B" w14:textId="77777777" w:rsidR="00B81021" w:rsidRPr="00B81021" w:rsidRDefault="00B81021" w:rsidP="00B81021">
      <w:pPr>
        <w:numPr>
          <w:ilvl w:val="0"/>
          <w:numId w:val="3"/>
        </w:numPr>
      </w:pPr>
      <w:r w:rsidRPr="00B81021">
        <w:t>Version the formula. If it changes, historical scores are recomputed and the version number is shown.</w:t>
      </w:r>
    </w:p>
    <w:p w14:paraId="0C6DBCDD" w14:textId="77777777" w:rsidR="00B81021" w:rsidRPr="00B81021" w:rsidRDefault="00B81021" w:rsidP="00B81021">
      <w:pPr>
        <w:numPr>
          <w:ilvl w:val="0"/>
          <w:numId w:val="3"/>
        </w:numPr>
      </w:pPr>
      <w:r w:rsidRPr="00B81021">
        <w:t>Keep it explainable in one sentence. "How warm it feels, minus rain and wind, weighted by time of day."</w:t>
      </w:r>
    </w:p>
    <w:p w14:paraId="68F32CF8" w14:textId="77777777" w:rsidR="00B81021" w:rsidRPr="00B81021" w:rsidRDefault="00B81021" w:rsidP="00B81021">
      <w:r w:rsidRPr="00B81021">
        <w:pict w14:anchorId="5350A6B8">
          <v:rect id="_x0000_i1119" style="width:0;height:1.5pt" o:hralign="center" o:hrstd="t" o:hr="t" fillcolor="#a0a0a0" stroked="f"/>
        </w:pict>
      </w:r>
    </w:p>
    <w:p w14:paraId="54111942" w14:textId="77777777" w:rsidR="00B81021" w:rsidRPr="00B81021" w:rsidRDefault="00B81021" w:rsidP="00B81021">
      <w:pPr>
        <w:rPr>
          <w:b/>
          <w:bCs/>
        </w:rPr>
      </w:pPr>
      <w:r w:rsidRPr="00B81021">
        <w:rPr>
          <w:b/>
          <w:bCs/>
        </w:rPr>
        <w:t>5. Data sources</w:t>
      </w:r>
    </w:p>
    <w:p w14:paraId="2F02D9C9" w14:textId="77777777" w:rsidR="00B81021" w:rsidRPr="00B81021" w:rsidRDefault="00B81021" w:rsidP="00B81021">
      <w:pPr>
        <w:rPr>
          <w:b/>
          <w:bCs/>
        </w:rPr>
      </w:pPr>
      <w:r w:rsidRPr="00B81021">
        <w:rPr>
          <w:b/>
          <w:bCs/>
        </w:rPr>
        <w:t>Primary: Open-Meteo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4907"/>
      </w:tblGrid>
      <w:tr w:rsidR="00B81021" w:rsidRPr="00B81021" w14:paraId="36EAC48A" w14:textId="77777777">
        <w:trPr>
          <w:tblHeader/>
          <w:tblCellSpacing w:w="15" w:type="dxa"/>
        </w:trPr>
        <w:tc>
          <w:tcPr>
            <w:tcW w:w="0" w:type="auto"/>
            <w:vAlign w:val="center"/>
            <w:hideMark/>
          </w:tcPr>
          <w:p w14:paraId="1B69C193" w14:textId="77777777" w:rsidR="00B81021" w:rsidRPr="00B81021" w:rsidRDefault="00B81021" w:rsidP="00B81021">
            <w:pPr>
              <w:rPr>
                <w:b/>
                <w:bCs/>
              </w:rPr>
            </w:pPr>
            <w:r w:rsidRPr="00B81021">
              <w:rPr>
                <w:b/>
                <w:bCs/>
              </w:rPr>
              <w:t>Item</w:t>
            </w:r>
          </w:p>
        </w:tc>
        <w:tc>
          <w:tcPr>
            <w:tcW w:w="0" w:type="auto"/>
            <w:vAlign w:val="center"/>
            <w:hideMark/>
          </w:tcPr>
          <w:p w14:paraId="4333D7CE" w14:textId="77777777" w:rsidR="00B81021" w:rsidRPr="00B81021" w:rsidRDefault="00B81021" w:rsidP="00B81021">
            <w:pPr>
              <w:rPr>
                <w:b/>
                <w:bCs/>
              </w:rPr>
            </w:pPr>
            <w:r w:rsidRPr="00B81021">
              <w:rPr>
                <w:b/>
                <w:bCs/>
              </w:rPr>
              <w:t>Detail</w:t>
            </w:r>
          </w:p>
        </w:tc>
      </w:tr>
      <w:tr w:rsidR="00B81021" w:rsidRPr="00B81021" w14:paraId="57823D05" w14:textId="77777777">
        <w:trPr>
          <w:tblCellSpacing w:w="15" w:type="dxa"/>
        </w:trPr>
        <w:tc>
          <w:tcPr>
            <w:tcW w:w="0" w:type="auto"/>
            <w:vAlign w:val="center"/>
            <w:hideMark/>
          </w:tcPr>
          <w:p w14:paraId="6782BFA4" w14:textId="77777777" w:rsidR="00B81021" w:rsidRPr="00B81021" w:rsidRDefault="00B81021" w:rsidP="00B81021">
            <w:r w:rsidRPr="00B81021">
              <w:t>Forecast endpoint</w:t>
            </w:r>
          </w:p>
        </w:tc>
        <w:tc>
          <w:tcPr>
            <w:tcW w:w="0" w:type="auto"/>
            <w:vAlign w:val="center"/>
            <w:hideMark/>
          </w:tcPr>
          <w:p w14:paraId="1DFEEACB" w14:textId="77777777" w:rsidR="00B81021" w:rsidRPr="00B81021" w:rsidRDefault="00B81021" w:rsidP="00B81021">
            <w:r w:rsidRPr="00B81021">
              <w:t>https://api.open-meteo.com/v1/forecast</w:t>
            </w:r>
          </w:p>
        </w:tc>
      </w:tr>
      <w:tr w:rsidR="00B81021" w:rsidRPr="00B81021" w14:paraId="0B3FA4F1" w14:textId="77777777">
        <w:trPr>
          <w:tblCellSpacing w:w="15" w:type="dxa"/>
        </w:trPr>
        <w:tc>
          <w:tcPr>
            <w:tcW w:w="0" w:type="auto"/>
            <w:vAlign w:val="center"/>
            <w:hideMark/>
          </w:tcPr>
          <w:p w14:paraId="3A6BC966" w14:textId="77777777" w:rsidR="00B81021" w:rsidRPr="00B81021" w:rsidRDefault="00B81021" w:rsidP="00B81021">
            <w:r w:rsidRPr="00B81021">
              <w:t>Historical endpoint</w:t>
            </w:r>
          </w:p>
        </w:tc>
        <w:tc>
          <w:tcPr>
            <w:tcW w:w="0" w:type="auto"/>
            <w:vAlign w:val="center"/>
            <w:hideMark/>
          </w:tcPr>
          <w:p w14:paraId="541A2D10" w14:textId="77777777" w:rsidR="00B81021" w:rsidRPr="00B81021" w:rsidRDefault="00B81021" w:rsidP="00B81021">
            <w:r w:rsidRPr="00B81021">
              <w:t>https://archive-api.open-meteo.com/v1/archive</w:t>
            </w:r>
          </w:p>
        </w:tc>
      </w:tr>
      <w:tr w:rsidR="00B81021" w:rsidRPr="00B81021" w14:paraId="0036101F" w14:textId="77777777">
        <w:trPr>
          <w:tblCellSpacing w:w="15" w:type="dxa"/>
        </w:trPr>
        <w:tc>
          <w:tcPr>
            <w:tcW w:w="0" w:type="auto"/>
            <w:vAlign w:val="center"/>
            <w:hideMark/>
          </w:tcPr>
          <w:p w14:paraId="23A77B22" w14:textId="77777777" w:rsidR="00B81021" w:rsidRPr="00B81021" w:rsidRDefault="00B81021" w:rsidP="00B81021">
            <w:r w:rsidRPr="00B81021">
              <w:t>Auth</w:t>
            </w:r>
          </w:p>
        </w:tc>
        <w:tc>
          <w:tcPr>
            <w:tcW w:w="0" w:type="auto"/>
            <w:vAlign w:val="center"/>
            <w:hideMark/>
          </w:tcPr>
          <w:p w14:paraId="6B2B8910" w14:textId="77777777" w:rsidR="00B81021" w:rsidRPr="00B81021" w:rsidRDefault="00B81021" w:rsidP="00B81021">
            <w:r w:rsidRPr="00B81021">
              <w:t>None required for non-commercial use</w:t>
            </w:r>
          </w:p>
        </w:tc>
      </w:tr>
      <w:tr w:rsidR="00B81021" w:rsidRPr="00B81021" w14:paraId="2D1EC846" w14:textId="77777777">
        <w:trPr>
          <w:tblCellSpacing w:w="15" w:type="dxa"/>
        </w:trPr>
        <w:tc>
          <w:tcPr>
            <w:tcW w:w="0" w:type="auto"/>
            <w:vAlign w:val="center"/>
            <w:hideMark/>
          </w:tcPr>
          <w:p w14:paraId="3515188E" w14:textId="77777777" w:rsidR="00B81021" w:rsidRPr="00B81021" w:rsidRDefault="00B81021" w:rsidP="00B81021">
            <w:r w:rsidRPr="00B81021">
              <w:t>Free tier</w:t>
            </w:r>
          </w:p>
        </w:tc>
        <w:tc>
          <w:tcPr>
            <w:tcW w:w="0" w:type="auto"/>
            <w:vAlign w:val="center"/>
            <w:hideMark/>
          </w:tcPr>
          <w:p w14:paraId="055BC846" w14:textId="77777777" w:rsidR="00B81021" w:rsidRPr="00B81021" w:rsidRDefault="00B81021" w:rsidP="00B81021">
            <w:r w:rsidRPr="00B81021">
              <w:t>Approx 10,000 calls per day</w:t>
            </w:r>
          </w:p>
        </w:tc>
      </w:tr>
      <w:tr w:rsidR="00B81021" w:rsidRPr="00B81021" w14:paraId="1C472B1F" w14:textId="77777777">
        <w:trPr>
          <w:tblCellSpacing w:w="15" w:type="dxa"/>
        </w:trPr>
        <w:tc>
          <w:tcPr>
            <w:tcW w:w="0" w:type="auto"/>
            <w:vAlign w:val="center"/>
            <w:hideMark/>
          </w:tcPr>
          <w:p w14:paraId="10F5EAAB" w14:textId="77777777" w:rsidR="00B81021" w:rsidRPr="00B81021" w:rsidRDefault="00B81021" w:rsidP="00B81021">
            <w:r w:rsidRPr="00B81021">
              <w:t>Coverage</w:t>
            </w:r>
          </w:p>
        </w:tc>
        <w:tc>
          <w:tcPr>
            <w:tcW w:w="0" w:type="auto"/>
            <w:vAlign w:val="center"/>
            <w:hideMark/>
          </w:tcPr>
          <w:p w14:paraId="45384F4E" w14:textId="77777777" w:rsidR="00B81021" w:rsidRPr="00B81021" w:rsidRDefault="00B81021" w:rsidP="00B81021">
            <w:r w:rsidRPr="00B81021">
              <w:t>Global, 30+ models including ECMWF, NOAA, DWD</w:t>
            </w:r>
          </w:p>
        </w:tc>
      </w:tr>
      <w:tr w:rsidR="00B81021" w:rsidRPr="00B81021" w14:paraId="789C149C" w14:textId="77777777">
        <w:trPr>
          <w:tblCellSpacing w:w="15" w:type="dxa"/>
        </w:trPr>
        <w:tc>
          <w:tcPr>
            <w:tcW w:w="0" w:type="auto"/>
            <w:vAlign w:val="center"/>
            <w:hideMark/>
          </w:tcPr>
          <w:p w14:paraId="714DF82F" w14:textId="77777777" w:rsidR="00B81021" w:rsidRPr="00B81021" w:rsidRDefault="00B81021" w:rsidP="00B81021">
            <w:r w:rsidRPr="00B81021">
              <w:t>Forecast horizon</w:t>
            </w:r>
          </w:p>
        </w:tc>
        <w:tc>
          <w:tcPr>
            <w:tcW w:w="0" w:type="auto"/>
            <w:vAlign w:val="center"/>
            <w:hideMark/>
          </w:tcPr>
          <w:p w14:paraId="57371E8E" w14:textId="77777777" w:rsidR="00B81021" w:rsidRPr="00B81021" w:rsidRDefault="00B81021" w:rsidP="00B81021">
            <w:r w:rsidRPr="00B81021">
              <w:t>16 days hourly</w:t>
            </w:r>
          </w:p>
        </w:tc>
      </w:tr>
      <w:tr w:rsidR="00B81021" w:rsidRPr="00B81021" w14:paraId="165A6C29" w14:textId="77777777">
        <w:trPr>
          <w:tblCellSpacing w:w="15" w:type="dxa"/>
        </w:trPr>
        <w:tc>
          <w:tcPr>
            <w:tcW w:w="0" w:type="auto"/>
            <w:vAlign w:val="center"/>
            <w:hideMark/>
          </w:tcPr>
          <w:p w14:paraId="16CF9B83" w14:textId="77777777" w:rsidR="00B81021" w:rsidRPr="00B81021" w:rsidRDefault="00B81021" w:rsidP="00B81021">
            <w:r w:rsidRPr="00B81021">
              <w:t>Historical range</w:t>
            </w:r>
          </w:p>
        </w:tc>
        <w:tc>
          <w:tcPr>
            <w:tcW w:w="0" w:type="auto"/>
            <w:vAlign w:val="center"/>
            <w:hideMark/>
          </w:tcPr>
          <w:p w14:paraId="358DA75D" w14:textId="77777777" w:rsidR="00B81021" w:rsidRPr="00B81021" w:rsidRDefault="00B81021" w:rsidP="00B81021">
            <w:r w:rsidRPr="00B81021">
              <w:t>ERA5 from 1940, gap-free</w:t>
            </w:r>
          </w:p>
        </w:tc>
      </w:tr>
      <w:tr w:rsidR="00B81021" w:rsidRPr="00B81021" w14:paraId="1C3F1BD1" w14:textId="77777777">
        <w:trPr>
          <w:tblCellSpacing w:w="15" w:type="dxa"/>
        </w:trPr>
        <w:tc>
          <w:tcPr>
            <w:tcW w:w="0" w:type="auto"/>
            <w:vAlign w:val="center"/>
            <w:hideMark/>
          </w:tcPr>
          <w:p w14:paraId="25F41E6A" w14:textId="77777777" w:rsidR="00B81021" w:rsidRPr="00B81021" w:rsidRDefault="00B81021" w:rsidP="00B81021">
            <w:r w:rsidRPr="00B81021">
              <w:t>Licence</w:t>
            </w:r>
          </w:p>
        </w:tc>
        <w:tc>
          <w:tcPr>
            <w:tcW w:w="0" w:type="auto"/>
            <w:vAlign w:val="center"/>
            <w:hideMark/>
          </w:tcPr>
          <w:p w14:paraId="213F80DB" w14:textId="77777777" w:rsidR="00B81021" w:rsidRPr="00B81021" w:rsidRDefault="00B81021" w:rsidP="00B81021">
            <w:r w:rsidRPr="00B81021">
              <w:t>CC BY 4.0, attribution required</w:t>
            </w:r>
          </w:p>
        </w:tc>
      </w:tr>
    </w:tbl>
    <w:p w14:paraId="3C1AD4A0" w14:textId="77777777" w:rsidR="00B81021" w:rsidRPr="00B81021" w:rsidRDefault="00B81021" w:rsidP="00B81021">
      <w:r w:rsidRPr="00B81021">
        <w:rPr>
          <w:b/>
          <w:bCs/>
        </w:rPr>
        <w:t>Licensing status:</w:t>
      </w:r>
      <w:r w:rsidRPr="00B81021">
        <w:t xml:space="preserve"> the keyless free tier is explicitly for non-commercial use, which this project is. No action needed for v1. The precompute architecture keeps daily usage in the low hundreds of calls, far inside the limit.</w:t>
      </w:r>
    </w:p>
    <w:p w14:paraId="6C5BE4B3" w14:textId="77777777" w:rsidR="00B81021" w:rsidRPr="00B81021" w:rsidRDefault="00B81021" w:rsidP="00B81021">
      <w:r w:rsidRPr="00B81021">
        <w:rPr>
          <w:b/>
          <w:bCs/>
        </w:rPr>
        <w:t>Trigger to revisit:</w:t>
      </w:r>
      <w:r w:rsidRPr="00B81021">
        <w:t xml:space="preserve"> the day you add ads, a paid tier, sponsorship, or any revenue. At that point move to a paid Open-Meteo plan. Set this as a written rule now so it does not get forgotten later.</w:t>
      </w:r>
    </w:p>
    <w:p w14:paraId="1C619A6B" w14:textId="77777777" w:rsidR="00B81021" w:rsidRPr="00B81021" w:rsidRDefault="00B81021" w:rsidP="00B81021">
      <w:r w:rsidRPr="00B81021">
        <w:rPr>
          <w:b/>
          <w:bCs/>
        </w:rPr>
        <w:t>Attribution:</w:t>
      </w:r>
      <w:r w:rsidRPr="00B81021">
        <w:t xml:space="preserve"> a visible "Weather data by Open-Meteo.com, CC BY 4.0" line in the footer, linked.</w:t>
      </w:r>
    </w:p>
    <w:p w14:paraId="676DCA38" w14:textId="77777777" w:rsidR="00B81021" w:rsidRPr="00B81021" w:rsidRDefault="00B81021" w:rsidP="00B81021">
      <w:pPr>
        <w:rPr>
          <w:b/>
          <w:bCs/>
        </w:rPr>
      </w:pPr>
      <w:r w:rsidRPr="00B81021">
        <w:rPr>
          <w:b/>
          <w:bCs/>
        </w:rPr>
        <w:t>Secondary: GeoNames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6303"/>
      </w:tblGrid>
      <w:tr w:rsidR="00B81021" w:rsidRPr="00B81021" w14:paraId="35C6B6D8" w14:textId="77777777">
        <w:trPr>
          <w:tblHeader/>
          <w:tblCellSpacing w:w="15" w:type="dxa"/>
        </w:trPr>
        <w:tc>
          <w:tcPr>
            <w:tcW w:w="0" w:type="auto"/>
            <w:vAlign w:val="center"/>
            <w:hideMark/>
          </w:tcPr>
          <w:p w14:paraId="79F3ADE4" w14:textId="77777777" w:rsidR="00B81021" w:rsidRPr="00B81021" w:rsidRDefault="00B81021" w:rsidP="00B81021">
            <w:pPr>
              <w:rPr>
                <w:b/>
                <w:bCs/>
              </w:rPr>
            </w:pPr>
            <w:r w:rsidRPr="00B81021">
              <w:rPr>
                <w:b/>
                <w:bCs/>
              </w:rPr>
              <w:lastRenderedPageBreak/>
              <w:t>Item</w:t>
            </w:r>
          </w:p>
        </w:tc>
        <w:tc>
          <w:tcPr>
            <w:tcW w:w="0" w:type="auto"/>
            <w:vAlign w:val="center"/>
            <w:hideMark/>
          </w:tcPr>
          <w:p w14:paraId="14630515" w14:textId="77777777" w:rsidR="00B81021" w:rsidRPr="00B81021" w:rsidRDefault="00B81021" w:rsidP="00B81021">
            <w:pPr>
              <w:rPr>
                <w:b/>
                <w:bCs/>
              </w:rPr>
            </w:pPr>
            <w:r w:rsidRPr="00B81021">
              <w:rPr>
                <w:b/>
                <w:bCs/>
              </w:rPr>
              <w:t>Detail</w:t>
            </w:r>
          </w:p>
        </w:tc>
      </w:tr>
      <w:tr w:rsidR="00B81021" w:rsidRPr="00B81021" w14:paraId="40E1E899" w14:textId="77777777">
        <w:trPr>
          <w:tblCellSpacing w:w="15" w:type="dxa"/>
        </w:trPr>
        <w:tc>
          <w:tcPr>
            <w:tcW w:w="0" w:type="auto"/>
            <w:vAlign w:val="center"/>
            <w:hideMark/>
          </w:tcPr>
          <w:p w14:paraId="2361497F" w14:textId="77777777" w:rsidR="00B81021" w:rsidRPr="00B81021" w:rsidRDefault="00B81021" w:rsidP="00B81021">
            <w:r w:rsidRPr="00B81021">
              <w:t>File</w:t>
            </w:r>
          </w:p>
        </w:tc>
        <w:tc>
          <w:tcPr>
            <w:tcW w:w="0" w:type="auto"/>
            <w:vAlign w:val="center"/>
            <w:hideMark/>
          </w:tcPr>
          <w:p w14:paraId="664D5C7C" w14:textId="77777777" w:rsidR="00B81021" w:rsidRPr="00B81021" w:rsidRDefault="00B81021" w:rsidP="00B81021">
            <w:r w:rsidRPr="00B81021">
              <w:t>cities15000.zip</w:t>
            </w:r>
          </w:p>
        </w:tc>
      </w:tr>
      <w:tr w:rsidR="00B81021" w:rsidRPr="00B81021" w14:paraId="763E2F23" w14:textId="77777777">
        <w:trPr>
          <w:tblCellSpacing w:w="15" w:type="dxa"/>
        </w:trPr>
        <w:tc>
          <w:tcPr>
            <w:tcW w:w="0" w:type="auto"/>
            <w:vAlign w:val="center"/>
            <w:hideMark/>
          </w:tcPr>
          <w:p w14:paraId="35A51079" w14:textId="77777777" w:rsidR="00B81021" w:rsidRPr="00B81021" w:rsidRDefault="00B81021" w:rsidP="00B81021">
            <w:r w:rsidRPr="00B81021">
              <w:t>Contents</w:t>
            </w:r>
          </w:p>
        </w:tc>
        <w:tc>
          <w:tcPr>
            <w:tcW w:w="0" w:type="auto"/>
            <w:vAlign w:val="center"/>
            <w:hideMark/>
          </w:tcPr>
          <w:p w14:paraId="1875B219" w14:textId="77777777" w:rsidR="00B81021" w:rsidRPr="00B81021" w:rsidRDefault="00B81021" w:rsidP="00B81021">
            <w:r w:rsidRPr="00B81021">
              <w:t>Every city above 15,000 population with lat, lon, country, timezone</w:t>
            </w:r>
          </w:p>
        </w:tc>
      </w:tr>
      <w:tr w:rsidR="00B81021" w:rsidRPr="00B81021" w14:paraId="1B83F46C" w14:textId="77777777">
        <w:trPr>
          <w:tblCellSpacing w:w="15" w:type="dxa"/>
        </w:trPr>
        <w:tc>
          <w:tcPr>
            <w:tcW w:w="0" w:type="auto"/>
            <w:vAlign w:val="center"/>
            <w:hideMark/>
          </w:tcPr>
          <w:p w14:paraId="4AA34B8C" w14:textId="77777777" w:rsidR="00B81021" w:rsidRPr="00B81021" w:rsidRDefault="00B81021" w:rsidP="00B81021">
            <w:r w:rsidRPr="00B81021">
              <w:t>Licence</w:t>
            </w:r>
          </w:p>
        </w:tc>
        <w:tc>
          <w:tcPr>
            <w:tcW w:w="0" w:type="auto"/>
            <w:vAlign w:val="center"/>
            <w:hideMark/>
          </w:tcPr>
          <w:p w14:paraId="7596212F" w14:textId="77777777" w:rsidR="00B81021" w:rsidRPr="00B81021" w:rsidRDefault="00B81021" w:rsidP="00B81021">
            <w:r w:rsidRPr="00B81021">
              <w:t>CC BY 4.0</w:t>
            </w:r>
          </w:p>
        </w:tc>
      </w:tr>
      <w:tr w:rsidR="00B81021" w:rsidRPr="00B81021" w14:paraId="1F4BAB0A" w14:textId="77777777">
        <w:trPr>
          <w:tblCellSpacing w:w="15" w:type="dxa"/>
        </w:trPr>
        <w:tc>
          <w:tcPr>
            <w:tcW w:w="0" w:type="auto"/>
            <w:vAlign w:val="center"/>
            <w:hideMark/>
          </w:tcPr>
          <w:p w14:paraId="30449FE3" w14:textId="77777777" w:rsidR="00B81021" w:rsidRPr="00B81021" w:rsidRDefault="00B81021" w:rsidP="00B81021">
            <w:r w:rsidRPr="00B81021">
              <w:t>Use</w:t>
            </w:r>
          </w:p>
        </w:tc>
        <w:tc>
          <w:tcPr>
            <w:tcW w:w="0" w:type="auto"/>
            <w:vAlign w:val="center"/>
            <w:hideMark/>
          </w:tcPr>
          <w:p w14:paraId="53B69A56" w14:textId="77777777" w:rsidR="00B81021" w:rsidRPr="00B81021" w:rsidRDefault="00B81021" w:rsidP="00B81021">
            <w:r w:rsidRPr="00B81021">
              <w:t>Static city list, refreshed annually. Not a live call.</w:t>
            </w:r>
          </w:p>
        </w:tc>
      </w:tr>
    </w:tbl>
    <w:p w14:paraId="34ED5149" w14:textId="77777777" w:rsidR="00B81021" w:rsidRPr="00B81021" w:rsidRDefault="00B81021" w:rsidP="00B81021">
      <w:pPr>
        <w:rPr>
          <w:b/>
          <w:bCs/>
        </w:rPr>
      </w:pPr>
      <w:r w:rsidRPr="00B81021">
        <w:rPr>
          <w:b/>
          <w:bCs/>
        </w:rPr>
        <w:t>Map geometry: Natural Earth</w:t>
      </w:r>
    </w:p>
    <w:p w14:paraId="0F542F45" w14:textId="77777777" w:rsidR="00B81021" w:rsidRPr="00B81021" w:rsidRDefault="00B81021" w:rsidP="00B81021">
      <w:r w:rsidRPr="00B81021">
        <w:t>Public domain country and coastline vectors at 1:110m for the globe. No attribution required but give it anyway.</w:t>
      </w:r>
    </w:p>
    <w:p w14:paraId="2BA62410" w14:textId="77777777" w:rsidR="00B81021" w:rsidRPr="00B81021" w:rsidRDefault="00B81021" w:rsidP="00B81021">
      <w:pPr>
        <w:rPr>
          <w:b/>
          <w:bCs/>
        </w:rPr>
      </w:pPr>
      <w:r w:rsidRPr="00B81021">
        <w:rPr>
          <w:b/>
          <w:bCs/>
        </w:rPr>
        <w:t>Batching efficiency</w:t>
      </w:r>
    </w:p>
    <w:p w14:paraId="1FC243EB" w14:textId="77777777" w:rsidR="00B81021" w:rsidRPr="00B81021" w:rsidRDefault="00B81021" w:rsidP="00B81021">
      <w:r w:rsidRPr="00B81021">
        <w:t>Open-Meteo accepts comma separated latitude and longitude lists in a single call. 200 cities can be fetched in a small number of requests, not 200. Build the client to batch by default.</w:t>
      </w:r>
    </w:p>
    <w:p w14:paraId="7AB45A7F" w14:textId="77777777" w:rsidR="00B81021" w:rsidRPr="00B81021" w:rsidRDefault="00B81021" w:rsidP="00B81021">
      <w:r w:rsidRPr="00B81021">
        <w:pict w14:anchorId="5818BB81">
          <v:rect id="_x0000_i1120" style="width:0;height:1.5pt" o:hralign="center" o:hrstd="t" o:hr="t" fillcolor="#a0a0a0" stroked="f"/>
        </w:pict>
      </w:r>
    </w:p>
    <w:p w14:paraId="7400A8F4" w14:textId="77777777" w:rsidR="00B81021" w:rsidRPr="00B81021" w:rsidRDefault="00B81021" w:rsidP="00B81021">
      <w:pPr>
        <w:rPr>
          <w:b/>
          <w:bCs/>
        </w:rPr>
      </w:pPr>
      <w:r w:rsidRPr="00B81021">
        <w:rPr>
          <w:b/>
          <w:bCs/>
        </w:rPr>
        <w:t>6. Functional requirements</w:t>
      </w:r>
    </w:p>
    <w:p w14:paraId="585E8B5B" w14:textId="77777777" w:rsidR="00B81021" w:rsidRPr="00B81021" w:rsidRDefault="00B81021" w:rsidP="00B81021">
      <w:pPr>
        <w:rPr>
          <w:b/>
          <w:bCs/>
        </w:rPr>
      </w:pPr>
      <w:r w:rsidRPr="00B81021">
        <w:rPr>
          <w:b/>
          <w:bCs/>
        </w:rPr>
        <w:t>P0 (v1 launch, must have)</w:t>
      </w:r>
    </w:p>
    <w:p w14:paraId="3E14FF7F" w14:textId="77777777" w:rsidR="00B81021" w:rsidRPr="00B81021" w:rsidRDefault="00B81021" w:rsidP="00B81021">
      <w:r w:rsidRPr="00B81021">
        <w:rPr>
          <w:b/>
          <w:bCs/>
        </w:rPr>
        <w:t>F1. Live globe</w:t>
      </w:r>
    </w:p>
    <w:p w14:paraId="469A7205" w14:textId="77777777" w:rsidR="00B81021" w:rsidRPr="00B81021" w:rsidRDefault="00B81021" w:rsidP="00B81021">
      <w:pPr>
        <w:numPr>
          <w:ilvl w:val="0"/>
          <w:numId w:val="4"/>
        </w:numPr>
      </w:pPr>
      <w:r w:rsidRPr="00B81021">
        <w:t>3D rotating globe, dark background</w:t>
      </w:r>
    </w:p>
    <w:p w14:paraId="2E14FD37" w14:textId="77777777" w:rsidR="00B81021" w:rsidRPr="00B81021" w:rsidRDefault="00B81021" w:rsidP="00B81021">
      <w:pPr>
        <w:numPr>
          <w:ilvl w:val="0"/>
          <w:numId w:val="4"/>
        </w:numPr>
      </w:pPr>
      <w:r w:rsidRPr="00B81021">
        <w:t>Cities rendered as points, coloured by current Melt Score</w:t>
      </w:r>
    </w:p>
    <w:p w14:paraId="7642E0D2" w14:textId="77777777" w:rsidR="00B81021" w:rsidRPr="00B81021" w:rsidRDefault="00B81021" w:rsidP="00B81021">
      <w:pPr>
        <w:numPr>
          <w:ilvl w:val="0"/>
          <w:numId w:val="4"/>
        </w:numPr>
      </w:pPr>
      <w:r w:rsidRPr="00B81021">
        <w:t>A visible interpolated "belt" showing the high-score band</w:t>
      </w:r>
    </w:p>
    <w:p w14:paraId="7EB7E12E" w14:textId="77777777" w:rsidR="00B81021" w:rsidRPr="00B81021" w:rsidRDefault="00B81021" w:rsidP="00B81021">
      <w:pPr>
        <w:numPr>
          <w:ilvl w:val="0"/>
          <w:numId w:val="4"/>
        </w:numPr>
      </w:pPr>
      <w:r w:rsidRPr="00B81021">
        <w:t>Auto-rotates slowly, user can drag to rotate and scroll to zoom</w:t>
      </w:r>
    </w:p>
    <w:p w14:paraId="6F469C84" w14:textId="77777777" w:rsidR="00B81021" w:rsidRPr="00B81021" w:rsidRDefault="00B81021" w:rsidP="00B81021">
      <w:pPr>
        <w:numPr>
          <w:ilvl w:val="0"/>
          <w:numId w:val="4"/>
        </w:numPr>
      </w:pPr>
      <w:r w:rsidRPr="00B81021">
        <w:t>Renders on mobile without dropping below 30 fps</w:t>
      </w:r>
    </w:p>
    <w:p w14:paraId="02EF6912" w14:textId="77777777" w:rsidR="00B81021" w:rsidRPr="00B81021" w:rsidRDefault="00B81021" w:rsidP="00B81021">
      <w:r w:rsidRPr="00B81021">
        <w:rPr>
          <w:b/>
          <w:bCs/>
        </w:rPr>
        <w:t>F2. Current global state</w:t>
      </w:r>
    </w:p>
    <w:p w14:paraId="359E876B" w14:textId="77777777" w:rsidR="00B81021" w:rsidRPr="00B81021" w:rsidRDefault="00B81021" w:rsidP="00B81021">
      <w:pPr>
        <w:numPr>
          <w:ilvl w:val="0"/>
          <w:numId w:val="5"/>
        </w:numPr>
      </w:pPr>
      <w:r w:rsidRPr="00B81021">
        <w:t>Refresh hourly</w:t>
      </w:r>
    </w:p>
    <w:p w14:paraId="1DBDF056" w14:textId="77777777" w:rsidR="00B81021" w:rsidRPr="00B81021" w:rsidRDefault="00B81021" w:rsidP="00B81021">
      <w:pPr>
        <w:numPr>
          <w:ilvl w:val="0"/>
          <w:numId w:val="5"/>
        </w:numPr>
      </w:pPr>
      <w:r w:rsidRPr="00B81021">
        <w:t>Show "as of" timestamp in the viewer's local time</w:t>
      </w:r>
    </w:p>
    <w:p w14:paraId="1AB9E345" w14:textId="77777777" w:rsidR="00B81021" w:rsidRPr="00B81021" w:rsidRDefault="00B81021" w:rsidP="00B81021">
      <w:pPr>
        <w:numPr>
          <w:ilvl w:val="0"/>
          <w:numId w:val="5"/>
        </w:numPr>
      </w:pPr>
      <w:r w:rsidRPr="00B81021">
        <w:t>Every city shows its score in its own local hour, not UTC</w:t>
      </w:r>
    </w:p>
    <w:p w14:paraId="6850813E" w14:textId="77777777" w:rsidR="00B81021" w:rsidRPr="00B81021" w:rsidRDefault="00B81021" w:rsidP="00B81021">
      <w:r w:rsidRPr="00B81021">
        <w:rPr>
          <w:b/>
          <w:bCs/>
        </w:rPr>
        <w:t>F3. City detail</w:t>
      </w:r>
    </w:p>
    <w:p w14:paraId="737B03AF" w14:textId="77777777" w:rsidR="00B81021" w:rsidRPr="00B81021" w:rsidRDefault="00B81021" w:rsidP="00B81021">
      <w:pPr>
        <w:numPr>
          <w:ilvl w:val="0"/>
          <w:numId w:val="6"/>
        </w:numPr>
      </w:pPr>
      <w:r w:rsidRPr="00B81021">
        <w:t>Tap or click any city point</w:t>
      </w:r>
    </w:p>
    <w:p w14:paraId="51493A72" w14:textId="77777777" w:rsidR="00B81021" w:rsidRPr="00B81021" w:rsidRDefault="00B81021" w:rsidP="00B81021">
      <w:pPr>
        <w:numPr>
          <w:ilvl w:val="0"/>
          <w:numId w:val="6"/>
        </w:numPr>
      </w:pPr>
      <w:r w:rsidRPr="00B81021">
        <w:t>Shows: current score, band label, apparent temperature, a one line plain English reason ("28°C and clear, but it is 11pm"), and a 48 hour score sparkline</w:t>
      </w:r>
    </w:p>
    <w:p w14:paraId="01541A95" w14:textId="77777777" w:rsidR="00B81021" w:rsidRPr="00B81021" w:rsidRDefault="00B81021" w:rsidP="00B81021">
      <w:r w:rsidRPr="00B81021">
        <w:rPr>
          <w:b/>
          <w:bCs/>
        </w:rPr>
        <w:t>F4. Global leaderboard</w:t>
      </w:r>
    </w:p>
    <w:p w14:paraId="128C8093" w14:textId="77777777" w:rsidR="00B81021" w:rsidRPr="00B81021" w:rsidRDefault="00B81021" w:rsidP="00B81021">
      <w:pPr>
        <w:numPr>
          <w:ilvl w:val="0"/>
          <w:numId w:val="7"/>
        </w:numPr>
      </w:pPr>
      <w:r w:rsidRPr="00B81021">
        <w:t>Top 10 cities by current Melt Score</w:t>
      </w:r>
    </w:p>
    <w:p w14:paraId="332D54F5" w14:textId="77777777" w:rsidR="00B81021" w:rsidRPr="00B81021" w:rsidRDefault="00B81021" w:rsidP="00B81021">
      <w:pPr>
        <w:numPr>
          <w:ilvl w:val="0"/>
          <w:numId w:val="7"/>
        </w:numPr>
      </w:pPr>
      <w:r w:rsidRPr="00B81021">
        <w:t>Bottom 5 as a counterpoint, this is half the humour</w:t>
      </w:r>
    </w:p>
    <w:p w14:paraId="6D20F9E7" w14:textId="77777777" w:rsidR="00B81021" w:rsidRPr="00B81021" w:rsidRDefault="00B81021" w:rsidP="00B81021">
      <w:pPr>
        <w:numPr>
          <w:ilvl w:val="0"/>
          <w:numId w:val="7"/>
        </w:numPr>
      </w:pPr>
      <w:r w:rsidRPr="00B81021">
        <w:lastRenderedPageBreak/>
        <w:t>Updates with each refresh</w:t>
      </w:r>
    </w:p>
    <w:p w14:paraId="252012A3" w14:textId="77777777" w:rsidR="00B81021" w:rsidRPr="00B81021" w:rsidRDefault="00B81021" w:rsidP="00B81021">
      <w:r w:rsidRPr="00B81021">
        <w:rPr>
          <w:b/>
          <w:bCs/>
        </w:rPr>
        <w:t>F5. Search</w:t>
      </w:r>
    </w:p>
    <w:p w14:paraId="5A77AEE3" w14:textId="77777777" w:rsidR="00B81021" w:rsidRPr="00B81021" w:rsidRDefault="00B81021" w:rsidP="00B81021">
      <w:pPr>
        <w:numPr>
          <w:ilvl w:val="0"/>
          <w:numId w:val="8"/>
        </w:numPr>
      </w:pPr>
      <w:r w:rsidRPr="00B81021">
        <w:t>Type a city name, globe rotates to it and opens the detail card</w:t>
      </w:r>
    </w:p>
    <w:p w14:paraId="3C7D12BB" w14:textId="77777777" w:rsidR="00B81021" w:rsidRPr="00B81021" w:rsidRDefault="00B81021" w:rsidP="00B81021">
      <w:r w:rsidRPr="00B81021">
        <w:rPr>
          <w:b/>
          <w:bCs/>
        </w:rPr>
        <w:t>F6. Methodology page</w:t>
      </w:r>
    </w:p>
    <w:p w14:paraId="254468BA" w14:textId="77777777" w:rsidR="00B81021" w:rsidRPr="00B81021" w:rsidRDefault="00B81021" w:rsidP="00B81021">
      <w:pPr>
        <w:numPr>
          <w:ilvl w:val="0"/>
          <w:numId w:val="9"/>
        </w:numPr>
      </w:pPr>
      <w:r w:rsidRPr="00B81021">
        <w:t>Full formula, all data sources, licence and attribution, version number</w:t>
      </w:r>
    </w:p>
    <w:p w14:paraId="4C726469" w14:textId="77777777" w:rsidR="00B81021" w:rsidRPr="00B81021" w:rsidRDefault="00B81021" w:rsidP="00B81021">
      <w:r w:rsidRPr="00B81021">
        <w:rPr>
          <w:b/>
          <w:bCs/>
        </w:rPr>
        <w:t>F7. Share</w:t>
      </w:r>
    </w:p>
    <w:p w14:paraId="5B82FCDD" w14:textId="77777777" w:rsidR="00B81021" w:rsidRPr="00B81021" w:rsidRDefault="00B81021" w:rsidP="00B81021">
      <w:pPr>
        <w:numPr>
          <w:ilvl w:val="0"/>
          <w:numId w:val="10"/>
        </w:numPr>
      </w:pPr>
      <w:r w:rsidRPr="00B81021">
        <w:t>One tap generates a share card image: globe snapshot, city name, score, band label, date</w:t>
      </w:r>
    </w:p>
    <w:p w14:paraId="4B2B99A1" w14:textId="77777777" w:rsidR="00B81021" w:rsidRPr="00B81021" w:rsidRDefault="00B81021" w:rsidP="00B81021">
      <w:pPr>
        <w:numPr>
          <w:ilvl w:val="0"/>
          <w:numId w:val="10"/>
        </w:numPr>
      </w:pPr>
      <w:r w:rsidRPr="00B81021">
        <w:t>Open Graph tags so links unfurl properly</w:t>
      </w:r>
    </w:p>
    <w:p w14:paraId="62B18C2E" w14:textId="77777777" w:rsidR="00B81021" w:rsidRPr="00B81021" w:rsidRDefault="00B81021" w:rsidP="00B81021">
      <w:pPr>
        <w:rPr>
          <w:b/>
          <w:bCs/>
        </w:rPr>
      </w:pPr>
      <w:r w:rsidRPr="00B81021">
        <w:rPr>
          <w:b/>
          <w:bCs/>
        </w:rPr>
        <w:t>P1 (fast follow, 4 to 8 weeks post launch)</w:t>
      </w:r>
    </w:p>
    <w:p w14:paraId="505BA09E" w14:textId="77777777" w:rsidR="00B81021" w:rsidRPr="00B81021" w:rsidRDefault="00B81021" w:rsidP="00B81021">
      <w:r w:rsidRPr="00B81021">
        <w:rPr>
          <w:b/>
          <w:bCs/>
        </w:rPr>
        <w:t>F8. Peak cone hour</w:t>
      </w:r>
    </w:p>
    <w:p w14:paraId="662DBA6B" w14:textId="77777777" w:rsidR="00B81021" w:rsidRPr="00B81021" w:rsidRDefault="00B81021" w:rsidP="00B81021">
      <w:pPr>
        <w:numPr>
          <w:ilvl w:val="0"/>
          <w:numId w:val="11"/>
        </w:numPr>
      </w:pPr>
      <w:r w:rsidRPr="00B81021">
        <w:t>A time scrubber for the next 24 hours</w:t>
      </w:r>
    </w:p>
    <w:p w14:paraId="03557FBB" w14:textId="77777777" w:rsidR="00B81021" w:rsidRPr="00B81021" w:rsidRDefault="00B81021" w:rsidP="00B81021">
      <w:pPr>
        <w:numPr>
          <w:ilvl w:val="0"/>
          <w:numId w:val="11"/>
        </w:numPr>
      </w:pPr>
      <w:r w:rsidRPr="00B81021">
        <w:t>Dragging it animates the belt moving west around the planet</w:t>
      </w:r>
    </w:p>
    <w:p w14:paraId="0211C8C8" w14:textId="77777777" w:rsidR="00B81021" w:rsidRPr="00B81021" w:rsidRDefault="00B81021" w:rsidP="00B81021">
      <w:pPr>
        <w:numPr>
          <w:ilvl w:val="0"/>
          <w:numId w:val="11"/>
        </w:numPr>
      </w:pPr>
      <w:r w:rsidRPr="00B81021">
        <w:t>This is the single most compelling interaction. It is P1 only because P0 must ship.</w:t>
      </w:r>
    </w:p>
    <w:p w14:paraId="7F505BB2" w14:textId="77777777" w:rsidR="00B81021" w:rsidRPr="00B81021" w:rsidRDefault="00B81021" w:rsidP="00B81021">
      <w:r w:rsidRPr="00B81021">
        <w:rPr>
          <w:b/>
          <w:bCs/>
        </w:rPr>
        <w:t>F9. Hemisphere handoff chart</w:t>
      </w:r>
    </w:p>
    <w:p w14:paraId="48DAC0F7" w14:textId="77777777" w:rsidR="00B81021" w:rsidRPr="00B81021" w:rsidRDefault="00B81021" w:rsidP="00B81021">
      <w:pPr>
        <w:numPr>
          <w:ilvl w:val="0"/>
          <w:numId w:val="12"/>
        </w:numPr>
      </w:pPr>
      <w:r w:rsidRPr="00B81021">
        <w:t>Line chart: total global melt score over 12 months, split into northern and southern hemisphere contribution</w:t>
      </w:r>
    </w:p>
    <w:p w14:paraId="0B299388" w14:textId="77777777" w:rsidR="00B81021" w:rsidRPr="00B81021" w:rsidRDefault="00B81021" w:rsidP="00B81021">
      <w:pPr>
        <w:numPr>
          <w:ilvl w:val="0"/>
          <w:numId w:val="12"/>
        </w:numPr>
      </w:pPr>
      <w:r w:rsidRPr="00B81021">
        <w:t>Shows the global total staying roughly flat while composition swings</w:t>
      </w:r>
    </w:p>
    <w:p w14:paraId="550D8D0A" w14:textId="77777777" w:rsidR="00B81021" w:rsidRPr="00B81021" w:rsidRDefault="00B81021" w:rsidP="00B81021">
      <w:pPr>
        <w:numPr>
          <w:ilvl w:val="0"/>
          <w:numId w:val="12"/>
        </w:numPr>
      </w:pPr>
      <w:r w:rsidRPr="00B81021">
        <w:t>Uses ERA5 historical data, computed once, cached</w:t>
      </w:r>
    </w:p>
    <w:p w14:paraId="03E8A129" w14:textId="77777777" w:rsidR="00B81021" w:rsidRPr="00B81021" w:rsidRDefault="00B81021" w:rsidP="00B81021">
      <w:r w:rsidRPr="00B81021">
        <w:rPr>
          <w:b/>
          <w:bCs/>
        </w:rPr>
        <w:t>F10. Season length over time</w:t>
      </w:r>
    </w:p>
    <w:p w14:paraId="0E7B6449" w14:textId="77777777" w:rsidR="00B81021" w:rsidRPr="00B81021" w:rsidRDefault="00B81021" w:rsidP="00B81021">
      <w:pPr>
        <w:numPr>
          <w:ilvl w:val="0"/>
          <w:numId w:val="13"/>
        </w:numPr>
      </w:pPr>
      <w:r w:rsidRPr="00B81021">
        <w:t>Per city: number of days per year above score 65, plotted from 1970 to now</w:t>
      </w:r>
    </w:p>
    <w:p w14:paraId="2EC2F573" w14:textId="77777777" w:rsidR="00B81021" w:rsidRPr="00B81021" w:rsidRDefault="00B81021" w:rsidP="00B81021">
      <w:pPr>
        <w:numPr>
          <w:ilvl w:val="0"/>
          <w:numId w:val="13"/>
        </w:numPr>
      </w:pPr>
      <w:r w:rsidRPr="00B81021">
        <w:t>Uses ERA5 back to 1940</w:t>
      </w:r>
    </w:p>
    <w:p w14:paraId="084F07B6" w14:textId="77777777" w:rsidR="00B81021" w:rsidRPr="00B81021" w:rsidRDefault="00B81021" w:rsidP="00B81021">
      <w:pPr>
        <w:numPr>
          <w:ilvl w:val="0"/>
          <w:numId w:val="13"/>
        </w:numPr>
      </w:pPr>
      <w:r w:rsidRPr="00B81021">
        <w:t>As an independent project this becomes a headline feature rather than a liability. Promote it to P0 if build capacity allows. It is the most press-worthy thing in the product.</w:t>
      </w:r>
    </w:p>
    <w:p w14:paraId="5AE776CE" w14:textId="77777777" w:rsidR="00B81021" w:rsidRPr="00B81021" w:rsidRDefault="00B81021" w:rsidP="00B81021">
      <w:r w:rsidRPr="00B81021">
        <w:rPr>
          <w:b/>
          <w:bCs/>
        </w:rPr>
        <w:t>F11. Embeddable widget</w:t>
      </w:r>
    </w:p>
    <w:p w14:paraId="7CC5A4AF" w14:textId="77777777" w:rsidR="00B81021" w:rsidRPr="00B81021" w:rsidRDefault="00B81021" w:rsidP="00B81021">
      <w:pPr>
        <w:numPr>
          <w:ilvl w:val="0"/>
          <w:numId w:val="14"/>
        </w:numPr>
      </w:pPr>
      <w:r w:rsidRPr="00B81021">
        <w:t>iframe embed of a single city score for press and partner use</w:t>
      </w:r>
    </w:p>
    <w:p w14:paraId="454BC456" w14:textId="77777777" w:rsidR="00B81021" w:rsidRPr="00B81021" w:rsidRDefault="00B81021" w:rsidP="00B81021">
      <w:pPr>
        <w:rPr>
          <w:b/>
          <w:bCs/>
        </w:rPr>
      </w:pPr>
      <w:r w:rsidRPr="00B81021">
        <w:rPr>
          <w:b/>
          <w:bCs/>
        </w:rPr>
        <w:t>P2 (later, optional)</w:t>
      </w:r>
    </w:p>
    <w:p w14:paraId="06B7ED57" w14:textId="77777777" w:rsidR="00B81021" w:rsidRPr="00B81021" w:rsidRDefault="00B81021" w:rsidP="00B81021">
      <w:pPr>
        <w:numPr>
          <w:ilvl w:val="0"/>
          <w:numId w:val="15"/>
        </w:numPr>
      </w:pPr>
      <w:r w:rsidRPr="00B81021">
        <w:t>Multi-language (start with English, Spanish, Portuguese, Hindi, Dutch)</w:t>
      </w:r>
    </w:p>
    <w:p w14:paraId="5918CAC4" w14:textId="77777777" w:rsidR="00B81021" w:rsidRPr="00B81021" w:rsidRDefault="00B81021" w:rsidP="00B81021">
      <w:pPr>
        <w:numPr>
          <w:ilvl w:val="0"/>
          <w:numId w:val="15"/>
        </w:numPr>
      </w:pPr>
      <w:r w:rsidRPr="00B81021">
        <w:t>Regional flavour pairing per city</w:t>
      </w:r>
    </w:p>
    <w:p w14:paraId="2727A8D5" w14:textId="77777777" w:rsidR="00B81021" w:rsidRPr="00B81021" w:rsidRDefault="00B81021" w:rsidP="00B81021">
      <w:pPr>
        <w:numPr>
          <w:ilvl w:val="0"/>
          <w:numId w:val="15"/>
        </w:numPr>
      </w:pPr>
      <w:r w:rsidRPr="00B81021">
        <w:t>Public API for the Melt Score</w:t>
      </w:r>
    </w:p>
    <w:p w14:paraId="3784AEDF" w14:textId="77777777" w:rsidR="00B81021" w:rsidRPr="00B81021" w:rsidRDefault="00B81021" w:rsidP="00B81021">
      <w:pPr>
        <w:numPr>
          <w:ilvl w:val="0"/>
          <w:numId w:val="15"/>
        </w:numPr>
      </w:pPr>
      <w:r w:rsidRPr="00B81021">
        <w:t>Historical "this day last year" comparison</w:t>
      </w:r>
    </w:p>
    <w:p w14:paraId="78358364" w14:textId="77777777" w:rsidR="00B81021" w:rsidRPr="00B81021" w:rsidRDefault="00B81021" w:rsidP="00B81021">
      <w:pPr>
        <w:numPr>
          <w:ilvl w:val="0"/>
          <w:numId w:val="15"/>
        </w:numPr>
      </w:pPr>
      <w:r w:rsidRPr="00B81021">
        <w:t>Email or push alert when your city crosses into Peak melt for the first time in a season</w:t>
      </w:r>
    </w:p>
    <w:p w14:paraId="37FE8020" w14:textId="77777777" w:rsidR="00B81021" w:rsidRPr="00B81021" w:rsidRDefault="00B81021" w:rsidP="00B81021">
      <w:r w:rsidRPr="00B81021">
        <w:lastRenderedPageBreak/>
        <w:pict w14:anchorId="47DE3BD3">
          <v:rect id="_x0000_i1121" style="width:0;height:1.5pt" o:hralign="center" o:hrstd="t" o:hr="t" fillcolor="#a0a0a0" stroked="f"/>
        </w:pict>
      </w:r>
    </w:p>
    <w:p w14:paraId="39861B93" w14:textId="77777777" w:rsidR="00B81021" w:rsidRPr="00B81021" w:rsidRDefault="00B81021" w:rsidP="00B81021">
      <w:pPr>
        <w:rPr>
          <w:b/>
          <w:bCs/>
        </w:rPr>
      </w:pPr>
      <w:r w:rsidRPr="00B81021">
        <w:rPr>
          <w:b/>
          <w:bCs/>
        </w:rPr>
        <w:t>7. Architecture</w:t>
      </w:r>
    </w:p>
    <w:p w14:paraId="68DCA8F9" w14:textId="77777777" w:rsidR="00B81021" w:rsidRPr="00B81021" w:rsidRDefault="00B81021" w:rsidP="00B81021">
      <w:r w:rsidRPr="00B81021">
        <w:t>[Scheduler, hourly]</w:t>
      </w:r>
    </w:p>
    <w:p w14:paraId="744B38BD" w14:textId="77777777" w:rsidR="00B81021" w:rsidRPr="00B81021" w:rsidRDefault="00B81021" w:rsidP="00B81021">
      <w:r w:rsidRPr="00B81021">
        <w:t xml:space="preserve">        |</w:t>
      </w:r>
    </w:p>
    <w:p w14:paraId="04CC942A" w14:textId="77777777" w:rsidR="00B81021" w:rsidRPr="00B81021" w:rsidRDefault="00B81021" w:rsidP="00B81021">
      <w:r w:rsidRPr="00B81021">
        <w:t xml:space="preserve">        v</w:t>
      </w:r>
    </w:p>
    <w:p w14:paraId="375CB925" w14:textId="77777777" w:rsidR="00B81021" w:rsidRPr="00B81021" w:rsidRDefault="00B81021" w:rsidP="00B81021">
      <w:r w:rsidRPr="00B81021">
        <w:t>[Fetch worker] --batch calls--&gt; Open-Meteo forecast API</w:t>
      </w:r>
    </w:p>
    <w:p w14:paraId="7B378885" w14:textId="77777777" w:rsidR="00B81021" w:rsidRPr="00B81021" w:rsidRDefault="00B81021" w:rsidP="00B81021">
      <w:r w:rsidRPr="00B81021">
        <w:t xml:space="preserve">        |</w:t>
      </w:r>
    </w:p>
    <w:p w14:paraId="1C7D4C7B" w14:textId="77777777" w:rsidR="00B81021" w:rsidRPr="00B81021" w:rsidRDefault="00B81021" w:rsidP="00B81021">
      <w:r w:rsidRPr="00B81021">
        <w:t xml:space="preserve">        v</w:t>
      </w:r>
    </w:p>
    <w:p w14:paraId="0DEBCF65" w14:textId="77777777" w:rsidR="00B81021" w:rsidRPr="00B81021" w:rsidRDefault="00B81021" w:rsidP="00B81021">
      <w:r w:rsidRPr="00B81021">
        <w:t>[Score engine] applies Melt Score formula, versioned</w:t>
      </w:r>
    </w:p>
    <w:p w14:paraId="2A801ED3" w14:textId="77777777" w:rsidR="00B81021" w:rsidRPr="00B81021" w:rsidRDefault="00B81021" w:rsidP="00B81021">
      <w:r w:rsidRPr="00B81021">
        <w:t xml:space="preserve">        |</w:t>
      </w:r>
    </w:p>
    <w:p w14:paraId="102B42EC" w14:textId="77777777" w:rsidR="00B81021" w:rsidRPr="00B81021" w:rsidRDefault="00B81021" w:rsidP="00B81021">
      <w:r w:rsidRPr="00B81021">
        <w:t xml:space="preserve">        v</w:t>
      </w:r>
    </w:p>
    <w:p w14:paraId="66B30909" w14:textId="77777777" w:rsidR="00B81021" w:rsidRPr="00B81021" w:rsidRDefault="00B81021" w:rsidP="00B81021">
      <w:r w:rsidRPr="00B81021">
        <w:t>[Cache / store] latest scores + 48h forward per city</w:t>
      </w:r>
    </w:p>
    <w:p w14:paraId="7D6E8C09" w14:textId="77777777" w:rsidR="00B81021" w:rsidRPr="00B81021" w:rsidRDefault="00B81021" w:rsidP="00B81021">
      <w:r w:rsidRPr="00B81021">
        <w:t xml:space="preserve">        |</w:t>
      </w:r>
    </w:p>
    <w:p w14:paraId="14FF3972" w14:textId="77777777" w:rsidR="00B81021" w:rsidRPr="00B81021" w:rsidRDefault="00B81021" w:rsidP="00B81021">
      <w:r w:rsidRPr="00B81021">
        <w:t xml:space="preserve">        v</w:t>
      </w:r>
    </w:p>
    <w:p w14:paraId="1E4B8DC7" w14:textId="77777777" w:rsidR="00B81021" w:rsidRPr="00B81021" w:rsidRDefault="00B81021" w:rsidP="00B81021">
      <w:r w:rsidRPr="00B81021">
        <w:t>[Static JSON payload] regenerated hourly, served from CDN</w:t>
      </w:r>
    </w:p>
    <w:p w14:paraId="538ACA15" w14:textId="77777777" w:rsidR="00B81021" w:rsidRPr="00B81021" w:rsidRDefault="00B81021" w:rsidP="00B81021">
      <w:r w:rsidRPr="00B81021">
        <w:t xml:space="preserve">        |</w:t>
      </w:r>
    </w:p>
    <w:p w14:paraId="0E7769B7" w14:textId="77777777" w:rsidR="00B81021" w:rsidRPr="00B81021" w:rsidRDefault="00B81021" w:rsidP="00B81021">
      <w:r w:rsidRPr="00B81021">
        <w:t xml:space="preserve">        v</w:t>
      </w:r>
    </w:p>
    <w:p w14:paraId="161F3C0B" w14:textId="77777777" w:rsidR="00B81021" w:rsidRPr="00B81021" w:rsidRDefault="00B81021" w:rsidP="00B81021">
      <w:r w:rsidRPr="00B81021">
        <w:t>[Frontend] reads one JSON file, renders globe</w:t>
      </w:r>
    </w:p>
    <w:p w14:paraId="474F2C11" w14:textId="77777777" w:rsidR="00B81021" w:rsidRPr="00B81021" w:rsidRDefault="00B81021" w:rsidP="00B81021">
      <w:pPr>
        <w:rPr>
          <w:b/>
          <w:bCs/>
        </w:rPr>
      </w:pPr>
      <w:r w:rsidRPr="00B81021">
        <w:rPr>
          <w:b/>
          <w:bCs/>
        </w:rPr>
        <w:t>Key decision: precompute, do not query live</w:t>
      </w:r>
    </w:p>
    <w:p w14:paraId="435A5940" w14:textId="77777777" w:rsidR="00B81021" w:rsidRPr="00B81021" w:rsidRDefault="00B81021" w:rsidP="00B81021">
      <w:r w:rsidRPr="00B81021">
        <w:t>The frontend must never call Open-Meteo directly. One hourly job produces a single JSON payload for all cities. The frontend fetches that one file from a CDN.</w:t>
      </w:r>
    </w:p>
    <w:p w14:paraId="7C1EB441" w14:textId="77777777" w:rsidR="00B81021" w:rsidRPr="00B81021" w:rsidRDefault="00B81021" w:rsidP="00B81021">
      <w:r w:rsidRPr="00B81021">
        <w:t>Reasons:</w:t>
      </w:r>
    </w:p>
    <w:p w14:paraId="40F610CF" w14:textId="77777777" w:rsidR="00B81021" w:rsidRPr="00B81021" w:rsidRDefault="00B81021" w:rsidP="00B81021">
      <w:pPr>
        <w:numPr>
          <w:ilvl w:val="0"/>
          <w:numId w:val="16"/>
        </w:numPr>
      </w:pPr>
      <w:r w:rsidRPr="00B81021">
        <w:t>Keeps API usage to a few hundred calls a day, well inside free tier</w:t>
      </w:r>
    </w:p>
    <w:p w14:paraId="3AEF9DF5" w14:textId="77777777" w:rsidR="00B81021" w:rsidRPr="00B81021" w:rsidRDefault="00B81021" w:rsidP="00B81021">
      <w:pPr>
        <w:numPr>
          <w:ilvl w:val="0"/>
          <w:numId w:val="16"/>
        </w:numPr>
      </w:pPr>
      <w:r w:rsidRPr="00B81021">
        <w:t>Page loads fast regardless of traffic</w:t>
      </w:r>
    </w:p>
    <w:p w14:paraId="158B81CB" w14:textId="77777777" w:rsidR="00B81021" w:rsidRPr="00B81021" w:rsidRDefault="00B81021" w:rsidP="00B81021">
      <w:pPr>
        <w:numPr>
          <w:ilvl w:val="0"/>
          <w:numId w:val="16"/>
        </w:numPr>
      </w:pPr>
      <w:r w:rsidRPr="00B81021">
        <w:t>A traffic spike costs nothing extra</w:t>
      </w:r>
    </w:p>
    <w:p w14:paraId="23FF0EA8" w14:textId="77777777" w:rsidR="00B81021" w:rsidRPr="00B81021" w:rsidRDefault="00B81021" w:rsidP="00B81021">
      <w:pPr>
        <w:numPr>
          <w:ilvl w:val="0"/>
          <w:numId w:val="16"/>
        </w:numPr>
      </w:pPr>
      <w:r w:rsidRPr="00B81021">
        <w:t>API credentials, when we move to a paid plan, never touch the client</w:t>
      </w:r>
    </w:p>
    <w:p w14:paraId="0AE20891" w14:textId="77777777" w:rsidR="00B81021" w:rsidRPr="00B81021" w:rsidRDefault="00B81021" w:rsidP="00B81021">
      <w:r w:rsidRPr="00B81021">
        <w:t>Target payload size for 200 cities with 48 hour forward series: under 500 KB gzipped. If it exceeds that, split into a light payload for initial render and a lazy-loaded detail payload.</w:t>
      </w:r>
    </w:p>
    <w:p w14:paraId="1C6F6BBC" w14:textId="77777777" w:rsidR="00B81021" w:rsidRPr="00B81021" w:rsidRDefault="00B81021" w:rsidP="00B81021">
      <w:pPr>
        <w:rPr>
          <w:b/>
          <w:bCs/>
        </w:rPr>
      </w:pPr>
      <w:r w:rsidRPr="00B81021">
        <w:rPr>
          <w:b/>
          <w:bCs/>
        </w:rPr>
        <w:t>Suggested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3699"/>
        <w:gridCol w:w="4058"/>
      </w:tblGrid>
      <w:tr w:rsidR="00B81021" w:rsidRPr="00B81021" w14:paraId="18387FC2" w14:textId="77777777">
        <w:trPr>
          <w:tblHeader/>
          <w:tblCellSpacing w:w="15" w:type="dxa"/>
        </w:trPr>
        <w:tc>
          <w:tcPr>
            <w:tcW w:w="0" w:type="auto"/>
            <w:vAlign w:val="center"/>
            <w:hideMark/>
          </w:tcPr>
          <w:p w14:paraId="7984C297" w14:textId="77777777" w:rsidR="00B81021" w:rsidRPr="00B81021" w:rsidRDefault="00B81021" w:rsidP="00B81021">
            <w:pPr>
              <w:rPr>
                <w:b/>
                <w:bCs/>
              </w:rPr>
            </w:pPr>
            <w:r w:rsidRPr="00B81021">
              <w:rPr>
                <w:b/>
                <w:bCs/>
              </w:rPr>
              <w:lastRenderedPageBreak/>
              <w:t>Layer</w:t>
            </w:r>
          </w:p>
        </w:tc>
        <w:tc>
          <w:tcPr>
            <w:tcW w:w="0" w:type="auto"/>
            <w:vAlign w:val="center"/>
            <w:hideMark/>
          </w:tcPr>
          <w:p w14:paraId="752A1D01" w14:textId="77777777" w:rsidR="00B81021" w:rsidRPr="00B81021" w:rsidRDefault="00B81021" w:rsidP="00B81021">
            <w:pPr>
              <w:rPr>
                <w:b/>
                <w:bCs/>
              </w:rPr>
            </w:pPr>
            <w:r w:rsidRPr="00B81021">
              <w:rPr>
                <w:b/>
                <w:bCs/>
              </w:rPr>
              <w:t>Choice</w:t>
            </w:r>
          </w:p>
        </w:tc>
        <w:tc>
          <w:tcPr>
            <w:tcW w:w="0" w:type="auto"/>
            <w:vAlign w:val="center"/>
            <w:hideMark/>
          </w:tcPr>
          <w:p w14:paraId="6BA79CD5" w14:textId="77777777" w:rsidR="00B81021" w:rsidRPr="00B81021" w:rsidRDefault="00B81021" w:rsidP="00B81021">
            <w:pPr>
              <w:rPr>
                <w:b/>
                <w:bCs/>
              </w:rPr>
            </w:pPr>
            <w:r w:rsidRPr="00B81021">
              <w:rPr>
                <w:b/>
                <w:bCs/>
              </w:rPr>
              <w:t>Why</w:t>
            </w:r>
          </w:p>
        </w:tc>
      </w:tr>
      <w:tr w:rsidR="00B81021" w:rsidRPr="00B81021" w14:paraId="2825CB35" w14:textId="77777777">
        <w:trPr>
          <w:tblCellSpacing w:w="15" w:type="dxa"/>
        </w:trPr>
        <w:tc>
          <w:tcPr>
            <w:tcW w:w="0" w:type="auto"/>
            <w:vAlign w:val="center"/>
            <w:hideMark/>
          </w:tcPr>
          <w:p w14:paraId="4A89EA00" w14:textId="77777777" w:rsidR="00B81021" w:rsidRPr="00B81021" w:rsidRDefault="00B81021" w:rsidP="00B81021">
            <w:r w:rsidRPr="00B81021">
              <w:t>Globe</w:t>
            </w:r>
          </w:p>
        </w:tc>
        <w:tc>
          <w:tcPr>
            <w:tcW w:w="0" w:type="auto"/>
            <w:vAlign w:val="center"/>
            <w:hideMark/>
          </w:tcPr>
          <w:p w14:paraId="27E2E881" w14:textId="77777777" w:rsidR="00B81021" w:rsidRPr="00B81021" w:rsidRDefault="00B81021" w:rsidP="00B81021">
            <w:r w:rsidRPr="00B81021">
              <w:t>globe.gl or react-globe.gl (Three.js)</w:t>
            </w:r>
          </w:p>
        </w:tc>
        <w:tc>
          <w:tcPr>
            <w:tcW w:w="0" w:type="auto"/>
            <w:vAlign w:val="center"/>
            <w:hideMark/>
          </w:tcPr>
          <w:p w14:paraId="46FE62EC" w14:textId="77777777" w:rsidR="00B81021" w:rsidRPr="00B81021" w:rsidRDefault="00B81021" w:rsidP="00B81021">
            <w:r w:rsidRPr="00B81021">
              <w:t>Handles geo projection and point layers out of the box</w:t>
            </w:r>
          </w:p>
        </w:tc>
      </w:tr>
      <w:tr w:rsidR="00B81021" w:rsidRPr="00B81021" w14:paraId="2EFF0A59" w14:textId="77777777">
        <w:trPr>
          <w:tblCellSpacing w:w="15" w:type="dxa"/>
        </w:trPr>
        <w:tc>
          <w:tcPr>
            <w:tcW w:w="0" w:type="auto"/>
            <w:vAlign w:val="center"/>
            <w:hideMark/>
          </w:tcPr>
          <w:p w14:paraId="4CF17111" w14:textId="77777777" w:rsidR="00B81021" w:rsidRPr="00B81021" w:rsidRDefault="00B81021" w:rsidP="00B81021">
            <w:r w:rsidRPr="00B81021">
              <w:t>Frontend</w:t>
            </w:r>
          </w:p>
        </w:tc>
        <w:tc>
          <w:tcPr>
            <w:tcW w:w="0" w:type="auto"/>
            <w:vAlign w:val="center"/>
            <w:hideMark/>
          </w:tcPr>
          <w:p w14:paraId="658B7795" w14:textId="77777777" w:rsidR="00B81021" w:rsidRPr="00B81021" w:rsidRDefault="00B81021" w:rsidP="00B81021">
            <w:r w:rsidRPr="00B81021">
              <w:t>Next.js, static export</w:t>
            </w:r>
          </w:p>
        </w:tc>
        <w:tc>
          <w:tcPr>
            <w:tcW w:w="0" w:type="auto"/>
            <w:vAlign w:val="center"/>
            <w:hideMark/>
          </w:tcPr>
          <w:p w14:paraId="32778A3D" w14:textId="77777777" w:rsidR="00B81021" w:rsidRPr="00B81021" w:rsidRDefault="00B81021" w:rsidP="00B81021">
            <w:r w:rsidRPr="00B81021">
              <w:t>Fast, CDN friendly, good OG image support</w:t>
            </w:r>
          </w:p>
        </w:tc>
      </w:tr>
      <w:tr w:rsidR="00B81021" w:rsidRPr="00B81021" w14:paraId="28EA4D22" w14:textId="77777777">
        <w:trPr>
          <w:tblCellSpacing w:w="15" w:type="dxa"/>
        </w:trPr>
        <w:tc>
          <w:tcPr>
            <w:tcW w:w="0" w:type="auto"/>
            <w:vAlign w:val="center"/>
            <w:hideMark/>
          </w:tcPr>
          <w:p w14:paraId="093CB70D" w14:textId="77777777" w:rsidR="00B81021" w:rsidRPr="00B81021" w:rsidRDefault="00B81021" w:rsidP="00B81021">
            <w:r w:rsidRPr="00B81021">
              <w:t>Charts</w:t>
            </w:r>
          </w:p>
        </w:tc>
        <w:tc>
          <w:tcPr>
            <w:tcW w:w="0" w:type="auto"/>
            <w:vAlign w:val="center"/>
            <w:hideMark/>
          </w:tcPr>
          <w:p w14:paraId="79472278" w14:textId="77777777" w:rsidR="00B81021" w:rsidRPr="00B81021" w:rsidRDefault="00B81021" w:rsidP="00B81021">
            <w:r w:rsidRPr="00B81021">
              <w:t>Recharts or D3</w:t>
            </w:r>
          </w:p>
        </w:tc>
        <w:tc>
          <w:tcPr>
            <w:tcW w:w="0" w:type="auto"/>
            <w:vAlign w:val="center"/>
            <w:hideMark/>
          </w:tcPr>
          <w:p w14:paraId="39025100" w14:textId="77777777" w:rsidR="00B81021" w:rsidRPr="00B81021" w:rsidRDefault="00B81021" w:rsidP="00B81021">
            <w:r w:rsidRPr="00B81021">
              <w:t>Sparklines and the hemisphere chart</w:t>
            </w:r>
          </w:p>
        </w:tc>
      </w:tr>
      <w:tr w:rsidR="00B81021" w:rsidRPr="00B81021" w14:paraId="653F5038" w14:textId="77777777">
        <w:trPr>
          <w:tblCellSpacing w:w="15" w:type="dxa"/>
        </w:trPr>
        <w:tc>
          <w:tcPr>
            <w:tcW w:w="0" w:type="auto"/>
            <w:vAlign w:val="center"/>
            <w:hideMark/>
          </w:tcPr>
          <w:p w14:paraId="3F9DECEA" w14:textId="77777777" w:rsidR="00B81021" w:rsidRPr="00B81021" w:rsidRDefault="00B81021" w:rsidP="00B81021">
            <w:r w:rsidRPr="00B81021">
              <w:t>Scheduler</w:t>
            </w:r>
          </w:p>
        </w:tc>
        <w:tc>
          <w:tcPr>
            <w:tcW w:w="0" w:type="auto"/>
            <w:vAlign w:val="center"/>
            <w:hideMark/>
          </w:tcPr>
          <w:p w14:paraId="2896A580" w14:textId="77777777" w:rsidR="00B81021" w:rsidRPr="00B81021" w:rsidRDefault="00B81021" w:rsidP="00B81021">
            <w:r w:rsidRPr="00B81021">
              <w:t>GitHub Actions cron, or a Cloudflare Worker cron</w:t>
            </w:r>
          </w:p>
        </w:tc>
        <w:tc>
          <w:tcPr>
            <w:tcW w:w="0" w:type="auto"/>
            <w:vAlign w:val="center"/>
            <w:hideMark/>
          </w:tcPr>
          <w:p w14:paraId="3657E6D5" w14:textId="77777777" w:rsidR="00B81021" w:rsidRPr="00B81021" w:rsidRDefault="00B81021" w:rsidP="00B81021">
            <w:r w:rsidRPr="00B81021">
              <w:t>Free, simple, no server to maintain</w:t>
            </w:r>
          </w:p>
        </w:tc>
      </w:tr>
      <w:tr w:rsidR="00B81021" w:rsidRPr="00B81021" w14:paraId="7D6120A7" w14:textId="77777777">
        <w:trPr>
          <w:tblCellSpacing w:w="15" w:type="dxa"/>
        </w:trPr>
        <w:tc>
          <w:tcPr>
            <w:tcW w:w="0" w:type="auto"/>
            <w:vAlign w:val="center"/>
            <w:hideMark/>
          </w:tcPr>
          <w:p w14:paraId="48F56230" w14:textId="77777777" w:rsidR="00B81021" w:rsidRPr="00B81021" w:rsidRDefault="00B81021" w:rsidP="00B81021">
            <w:r w:rsidRPr="00B81021">
              <w:t>Storage</w:t>
            </w:r>
          </w:p>
        </w:tc>
        <w:tc>
          <w:tcPr>
            <w:tcW w:w="0" w:type="auto"/>
            <w:vAlign w:val="center"/>
            <w:hideMark/>
          </w:tcPr>
          <w:p w14:paraId="08C4B038" w14:textId="77777777" w:rsidR="00B81021" w:rsidRPr="00B81021" w:rsidRDefault="00B81021" w:rsidP="00B81021">
            <w:r w:rsidRPr="00B81021">
              <w:t>Static JSON in object storage behind a CDN</w:t>
            </w:r>
          </w:p>
        </w:tc>
        <w:tc>
          <w:tcPr>
            <w:tcW w:w="0" w:type="auto"/>
            <w:vAlign w:val="center"/>
            <w:hideMark/>
          </w:tcPr>
          <w:p w14:paraId="7CA91394" w14:textId="77777777" w:rsidR="00B81021" w:rsidRPr="00B81021" w:rsidRDefault="00B81021" w:rsidP="00B81021">
            <w:r w:rsidRPr="00B81021">
              <w:t>No database needed for v1</w:t>
            </w:r>
          </w:p>
        </w:tc>
      </w:tr>
      <w:tr w:rsidR="00B81021" w:rsidRPr="00B81021" w14:paraId="629C2CD2" w14:textId="77777777">
        <w:trPr>
          <w:tblCellSpacing w:w="15" w:type="dxa"/>
        </w:trPr>
        <w:tc>
          <w:tcPr>
            <w:tcW w:w="0" w:type="auto"/>
            <w:vAlign w:val="center"/>
            <w:hideMark/>
          </w:tcPr>
          <w:p w14:paraId="122EABAB" w14:textId="77777777" w:rsidR="00B81021" w:rsidRPr="00B81021" w:rsidRDefault="00B81021" w:rsidP="00B81021">
            <w:r w:rsidRPr="00B81021">
              <w:t>Share images</w:t>
            </w:r>
          </w:p>
        </w:tc>
        <w:tc>
          <w:tcPr>
            <w:tcW w:w="0" w:type="auto"/>
            <w:vAlign w:val="center"/>
            <w:hideMark/>
          </w:tcPr>
          <w:p w14:paraId="237C827C" w14:textId="77777777" w:rsidR="00B81021" w:rsidRPr="00B81021" w:rsidRDefault="00B81021" w:rsidP="00B81021">
            <w:r w:rsidRPr="00B81021">
              <w:t>Satori or @vercel/og</w:t>
            </w:r>
          </w:p>
        </w:tc>
        <w:tc>
          <w:tcPr>
            <w:tcW w:w="0" w:type="auto"/>
            <w:vAlign w:val="center"/>
            <w:hideMark/>
          </w:tcPr>
          <w:p w14:paraId="7AA68DD5" w14:textId="77777777" w:rsidR="00B81021" w:rsidRPr="00B81021" w:rsidRDefault="00B81021" w:rsidP="00B81021">
            <w:r w:rsidRPr="00B81021">
              <w:t>Server-rendered share cards</w:t>
            </w:r>
          </w:p>
        </w:tc>
      </w:tr>
      <w:tr w:rsidR="00B81021" w:rsidRPr="00B81021" w14:paraId="260EFA23" w14:textId="77777777">
        <w:trPr>
          <w:tblCellSpacing w:w="15" w:type="dxa"/>
        </w:trPr>
        <w:tc>
          <w:tcPr>
            <w:tcW w:w="0" w:type="auto"/>
            <w:vAlign w:val="center"/>
            <w:hideMark/>
          </w:tcPr>
          <w:p w14:paraId="1C706BA7" w14:textId="77777777" w:rsidR="00B81021" w:rsidRPr="00B81021" w:rsidRDefault="00B81021" w:rsidP="00B81021">
            <w:r w:rsidRPr="00B81021">
              <w:t>Hosting</w:t>
            </w:r>
          </w:p>
        </w:tc>
        <w:tc>
          <w:tcPr>
            <w:tcW w:w="0" w:type="auto"/>
            <w:vAlign w:val="center"/>
            <w:hideMark/>
          </w:tcPr>
          <w:p w14:paraId="1FDEA6B5" w14:textId="77777777" w:rsidR="00B81021" w:rsidRPr="00B81021" w:rsidRDefault="00B81021" w:rsidP="00B81021">
            <w:r w:rsidRPr="00B81021">
              <w:t>Vercel or Cloudflare Pages</w:t>
            </w:r>
          </w:p>
        </w:tc>
        <w:tc>
          <w:tcPr>
            <w:tcW w:w="0" w:type="auto"/>
            <w:vAlign w:val="center"/>
            <w:hideMark/>
          </w:tcPr>
          <w:p w14:paraId="3BAE3AB5" w14:textId="77777777" w:rsidR="00B81021" w:rsidRPr="00B81021" w:rsidRDefault="00B81021" w:rsidP="00B81021">
            <w:r w:rsidRPr="00B81021">
              <w:t>Free tier is enough for v1</w:t>
            </w:r>
          </w:p>
        </w:tc>
      </w:tr>
    </w:tbl>
    <w:p w14:paraId="279ED606" w14:textId="77777777" w:rsidR="00B81021" w:rsidRPr="00B81021" w:rsidRDefault="00B81021" w:rsidP="00B81021">
      <w:r w:rsidRPr="00B81021">
        <w:t>No database in v1. If P1 historical features land, add a small time series store then.</w:t>
      </w:r>
    </w:p>
    <w:p w14:paraId="13857EB2" w14:textId="77777777" w:rsidR="00B81021" w:rsidRPr="00B81021" w:rsidRDefault="00B81021" w:rsidP="00B81021">
      <w:r w:rsidRPr="00B81021">
        <w:pict w14:anchorId="33A9E013">
          <v:rect id="_x0000_i1122" style="width:0;height:1.5pt" o:hralign="center" o:hrstd="t" o:hr="t" fillcolor="#a0a0a0" stroked="f"/>
        </w:pict>
      </w:r>
    </w:p>
    <w:p w14:paraId="035A3654" w14:textId="77777777" w:rsidR="00B81021" w:rsidRPr="00B81021" w:rsidRDefault="00B81021" w:rsidP="00B81021">
      <w:pPr>
        <w:rPr>
          <w:b/>
          <w:bCs/>
        </w:rPr>
      </w:pPr>
      <w:r w:rsidRPr="00B81021">
        <w:rPr>
          <w:b/>
          <w:bCs/>
        </w:rPr>
        <w:t>8. City selection</w:t>
      </w:r>
    </w:p>
    <w:p w14:paraId="36E2E8D1" w14:textId="77777777" w:rsidR="00B81021" w:rsidRPr="00B81021" w:rsidRDefault="00B81021" w:rsidP="00B81021">
      <w:r w:rsidRPr="00B81021">
        <w:t>Start with 200 cities. Selection criteria, in order:</w:t>
      </w:r>
    </w:p>
    <w:p w14:paraId="3A0A6B86" w14:textId="77777777" w:rsidR="00B81021" w:rsidRPr="00B81021" w:rsidRDefault="00B81021" w:rsidP="00B81021">
      <w:pPr>
        <w:numPr>
          <w:ilvl w:val="0"/>
          <w:numId w:val="17"/>
        </w:numPr>
      </w:pPr>
      <w:r w:rsidRPr="00B81021">
        <w:t>All cities above 3 million population</w:t>
      </w:r>
    </w:p>
    <w:p w14:paraId="3CCBC61A" w14:textId="77777777" w:rsidR="00B81021" w:rsidRPr="00B81021" w:rsidRDefault="00B81021" w:rsidP="00B81021">
      <w:pPr>
        <w:numPr>
          <w:ilvl w:val="0"/>
          <w:numId w:val="17"/>
        </w:numPr>
      </w:pPr>
      <w:r w:rsidRPr="00B81021">
        <w:t>Capital cities of every country with a population above 5 million</w:t>
      </w:r>
    </w:p>
    <w:p w14:paraId="707BA5CA" w14:textId="77777777" w:rsidR="00B81021" w:rsidRPr="00B81021" w:rsidRDefault="00B81021" w:rsidP="00B81021">
      <w:pPr>
        <w:numPr>
          <w:ilvl w:val="0"/>
          <w:numId w:val="17"/>
        </w:numPr>
      </w:pPr>
      <w:r w:rsidRPr="00B81021">
        <w:t>Fill remaining slots to guarantee coverage across all inhabited latitudes, so the belt is never visually broken</w:t>
      </w:r>
    </w:p>
    <w:p w14:paraId="52942820" w14:textId="77777777" w:rsidR="00B81021" w:rsidRPr="00B81021" w:rsidRDefault="00B81021" w:rsidP="00B81021">
      <w:pPr>
        <w:numPr>
          <w:ilvl w:val="0"/>
          <w:numId w:val="17"/>
        </w:numPr>
      </w:pPr>
      <w:r w:rsidRPr="00B81021">
        <w:t>Deliberately include a spread of southern hemisphere cities, since the hemisphere story depends on it</w:t>
      </w:r>
    </w:p>
    <w:p w14:paraId="18D42347" w14:textId="77777777" w:rsidR="00B81021" w:rsidRPr="00B81021" w:rsidRDefault="00B81021" w:rsidP="00B81021">
      <w:r w:rsidRPr="00B81021">
        <w:t>Do not select cities by market presence. The map should look like the planet, not like a sales territory.</w:t>
      </w:r>
    </w:p>
    <w:p w14:paraId="1D5A117E" w14:textId="77777777" w:rsidR="00B81021" w:rsidRPr="00B81021" w:rsidRDefault="00B81021" w:rsidP="00B81021">
      <w:r w:rsidRPr="00B81021">
        <w:t>Store the list as a version controlled CSV. It should be trivially editable.</w:t>
      </w:r>
    </w:p>
    <w:p w14:paraId="235DD92E" w14:textId="77777777" w:rsidR="00B81021" w:rsidRPr="00B81021" w:rsidRDefault="00B81021" w:rsidP="00B81021">
      <w:r w:rsidRPr="00B81021">
        <w:pict w14:anchorId="17060B40">
          <v:rect id="_x0000_i1123" style="width:0;height:1.5pt" o:hralign="center" o:hrstd="t" o:hr="t" fillcolor="#a0a0a0" stroked="f"/>
        </w:pict>
      </w:r>
    </w:p>
    <w:p w14:paraId="62617B59" w14:textId="77777777" w:rsidR="00B81021" w:rsidRPr="00B81021" w:rsidRDefault="00B81021" w:rsidP="00B81021">
      <w:pPr>
        <w:rPr>
          <w:b/>
          <w:bCs/>
        </w:rPr>
      </w:pPr>
      <w:r w:rsidRPr="00B81021">
        <w:rPr>
          <w:b/>
          <w:bCs/>
        </w:rPr>
        <w:t>9. Edge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2"/>
        <w:gridCol w:w="5324"/>
      </w:tblGrid>
      <w:tr w:rsidR="00B81021" w:rsidRPr="00B81021" w14:paraId="0D4913DD" w14:textId="77777777">
        <w:trPr>
          <w:tblHeader/>
          <w:tblCellSpacing w:w="15" w:type="dxa"/>
        </w:trPr>
        <w:tc>
          <w:tcPr>
            <w:tcW w:w="0" w:type="auto"/>
            <w:vAlign w:val="center"/>
            <w:hideMark/>
          </w:tcPr>
          <w:p w14:paraId="50C5E3AB" w14:textId="77777777" w:rsidR="00B81021" w:rsidRPr="00B81021" w:rsidRDefault="00B81021" w:rsidP="00B81021">
            <w:pPr>
              <w:rPr>
                <w:b/>
                <w:bCs/>
              </w:rPr>
            </w:pPr>
            <w:r w:rsidRPr="00B81021">
              <w:rPr>
                <w:b/>
                <w:bCs/>
              </w:rPr>
              <w:t>Case</w:t>
            </w:r>
          </w:p>
        </w:tc>
        <w:tc>
          <w:tcPr>
            <w:tcW w:w="0" w:type="auto"/>
            <w:vAlign w:val="center"/>
            <w:hideMark/>
          </w:tcPr>
          <w:p w14:paraId="52BBE4E5" w14:textId="77777777" w:rsidR="00B81021" w:rsidRPr="00B81021" w:rsidRDefault="00B81021" w:rsidP="00B81021">
            <w:pPr>
              <w:rPr>
                <w:b/>
                <w:bCs/>
              </w:rPr>
            </w:pPr>
            <w:r w:rsidRPr="00B81021">
              <w:rPr>
                <w:b/>
                <w:bCs/>
              </w:rPr>
              <w:t>Handling</w:t>
            </w:r>
          </w:p>
        </w:tc>
      </w:tr>
      <w:tr w:rsidR="00B81021" w:rsidRPr="00B81021" w14:paraId="484F8F20" w14:textId="77777777">
        <w:trPr>
          <w:tblCellSpacing w:w="15" w:type="dxa"/>
        </w:trPr>
        <w:tc>
          <w:tcPr>
            <w:tcW w:w="0" w:type="auto"/>
            <w:vAlign w:val="center"/>
            <w:hideMark/>
          </w:tcPr>
          <w:p w14:paraId="478BC3A0" w14:textId="77777777" w:rsidR="00B81021" w:rsidRPr="00B81021" w:rsidRDefault="00B81021" w:rsidP="00B81021">
            <w:r w:rsidRPr="00B81021">
              <w:t>Open-Meteo returns partial or null data</w:t>
            </w:r>
          </w:p>
        </w:tc>
        <w:tc>
          <w:tcPr>
            <w:tcW w:w="0" w:type="auto"/>
            <w:vAlign w:val="center"/>
            <w:hideMark/>
          </w:tcPr>
          <w:p w14:paraId="57DCAFC2" w14:textId="77777777" w:rsidR="00B81021" w:rsidRPr="00B81021" w:rsidRDefault="00B81021" w:rsidP="00B81021">
            <w:r w:rsidRPr="00B81021">
              <w:t>Serve last known good score, mark the city as stale, show a subtle indicator</w:t>
            </w:r>
          </w:p>
        </w:tc>
      </w:tr>
      <w:tr w:rsidR="00B81021" w:rsidRPr="00B81021" w14:paraId="4EDB1AF7" w14:textId="77777777">
        <w:trPr>
          <w:tblCellSpacing w:w="15" w:type="dxa"/>
        </w:trPr>
        <w:tc>
          <w:tcPr>
            <w:tcW w:w="0" w:type="auto"/>
            <w:vAlign w:val="center"/>
            <w:hideMark/>
          </w:tcPr>
          <w:p w14:paraId="2F329CD0" w14:textId="77777777" w:rsidR="00B81021" w:rsidRPr="00B81021" w:rsidRDefault="00B81021" w:rsidP="00B81021">
            <w:r w:rsidRPr="00B81021">
              <w:t>Open-Meteo is fully down</w:t>
            </w:r>
          </w:p>
        </w:tc>
        <w:tc>
          <w:tcPr>
            <w:tcW w:w="0" w:type="auto"/>
            <w:vAlign w:val="center"/>
            <w:hideMark/>
          </w:tcPr>
          <w:p w14:paraId="43B69767" w14:textId="77777777" w:rsidR="00B81021" w:rsidRPr="00B81021" w:rsidRDefault="00B81021" w:rsidP="00B81021">
            <w:r w:rsidRPr="00B81021">
              <w:t>Serve the previous payload from CDN. Site degrades to "as of X hours ago", never breaks</w:t>
            </w:r>
          </w:p>
        </w:tc>
      </w:tr>
      <w:tr w:rsidR="00B81021" w:rsidRPr="00B81021" w14:paraId="7637A7BE" w14:textId="77777777">
        <w:trPr>
          <w:tblCellSpacing w:w="15" w:type="dxa"/>
        </w:trPr>
        <w:tc>
          <w:tcPr>
            <w:tcW w:w="0" w:type="auto"/>
            <w:vAlign w:val="center"/>
            <w:hideMark/>
          </w:tcPr>
          <w:p w14:paraId="46A659AF" w14:textId="77777777" w:rsidR="00B81021" w:rsidRPr="00B81021" w:rsidRDefault="00B81021" w:rsidP="00B81021">
            <w:r w:rsidRPr="00B81021">
              <w:lastRenderedPageBreak/>
              <w:t>Extreme heat event (over 48°C)</w:t>
            </w:r>
          </w:p>
        </w:tc>
        <w:tc>
          <w:tcPr>
            <w:tcW w:w="0" w:type="auto"/>
            <w:vAlign w:val="center"/>
            <w:hideMark/>
          </w:tcPr>
          <w:p w14:paraId="76CB7440" w14:textId="77777777" w:rsidR="00B81021" w:rsidRPr="00B81021" w:rsidRDefault="00B81021" w:rsidP="00B81021">
            <w:r w:rsidRPr="00B81021">
              <w:t>Score caps at 70. Consider suppressing promotional copy entirely during heatwave alerts. See risk R4</w:t>
            </w:r>
          </w:p>
        </w:tc>
      </w:tr>
      <w:tr w:rsidR="00B81021" w:rsidRPr="00B81021" w14:paraId="3CEEFF69" w14:textId="77777777">
        <w:trPr>
          <w:tblCellSpacing w:w="15" w:type="dxa"/>
        </w:trPr>
        <w:tc>
          <w:tcPr>
            <w:tcW w:w="0" w:type="auto"/>
            <w:vAlign w:val="center"/>
            <w:hideMark/>
          </w:tcPr>
          <w:p w14:paraId="502B24D3" w14:textId="77777777" w:rsidR="00B81021" w:rsidRPr="00B81021" w:rsidRDefault="00B81021" w:rsidP="00B81021">
            <w:r w:rsidRPr="00B81021">
              <w:t>Polar cities in winter darkness</w:t>
            </w:r>
          </w:p>
        </w:tc>
        <w:tc>
          <w:tcPr>
            <w:tcW w:w="0" w:type="auto"/>
            <w:vAlign w:val="center"/>
            <w:hideMark/>
          </w:tcPr>
          <w:p w14:paraId="223095C9" w14:textId="77777777" w:rsidR="00B81021" w:rsidRPr="00B81021" w:rsidRDefault="00B81021" w:rsidP="00B81021">
            <w:r w:rsidRPr="00B81021">
              <w:t>is_day = 0 for weeks. Score correctly floors near zero. This is accurate, not a bug</w:t>
            </w:r>
          </w:p>
        </w:tc>
      </w:tr>
      <w:tr w:rsidR="00B81021" w:rsidRPr="00B81021" w14:paraId="67260552" w14:textId="77777777">
        <w:trPr>
          <w:tblCellSpacing w:w="15" w:type="dxa"/>
        </w:trPr>
        <w:tc>
          <w:tcPr>
            <w:tcW w:w="0" w:type="auto"/>
            <w:vAlign w:val="center"/>
            <w:hideMark/>
          </w:tcPr>
          <w:p w14:paraId="37C92C3F" w14:textId="77777777" w:rsidR="00B81021" w:rsidRPr="00B81021" w:rsidRDefault="00B81021" w:rsidP="00B81021">
            <w:r w:rsidRPr="00B81021">
              <w:t>Timezone edge, DST transitions</w:t>
            </w:r>
          </w:p>
        </w:tc>
        <w:tc>
          <w:tcPr>
            <w:tcW w:w="0" w:type="auto"/>
            <w:vAlign w:val="center"/>
            <w:hideMark/>
          </w:tcPr>
          <w:p w14:paraId="3BB34334" w14:textId="77777777" w:rsidR="00B81021" w:rsidRPr="00B81021" w:rsidRDefault="00B81021" w:rsidP="00B81021">
            <w:r w:rsidRPr="00B81021">
              <w:t>Use the IANA timezone from GeoNames, resolve via a proper library. Never compute offsets manually</w:t>
            </w:r>
          </w:p>
        </w:tc>
      </w:tr>
      <w:tr w:rsidR="00B81021" w:rsidRPr="00B81021" w14:paraId="6BDE5834" w14:textId="77777777">
        <w:trPr>
          <w:tblCellSpacing w:w="15" w:type="dxa"/>
        </w:trPr>
        <w:tc>
          <w:tcPr>
            <w:tcW w:w="0" w:type="auto"/>
            <w:vAlign w:val="center"/>
            <w:hideMark/>
          </w:tcPr>
          <w:p w14:paraId="38A6F60D" w14:textId="77777777" w:rsidR="00B81021" w:rsidRPr="00B81021" w:rsidRDefault="00B81021" w:rsidP="00B81021">
            <w:r w:rsidRPr="00B81021">
              <w:t>Southern hemisphere users see a mostly dark globe in their winter</w:t>
            </w:r>
          </w:p>
        </w:tc>
        <w:tc>
          <w:tcPr>
            <w:tcW w:w="0" w:type="auto"/>
            <w:vAlign w:val="center"/>
            <w:hideMark/>
          </w:tcPr>
          <w:p w14:paraId="783A33B3" w14:textId="77777777" w:rsidR="00B81021" w:rsidRPr="00B81021" w:rsidRDefault="00B81021" w:rsidP="00B81021">
            <w:r w:rsidRPr="00B81021">
              <w:t>Leaderboard and search mitigate this. The hemisphere chart in P1 makes it a feature</w:t>
            </w:r>
          </w:p>
        </w:tc>
      </w:tr>
      <w:tr w:rsidR="00B81021" w:rsidRPr="00B81021" w14:paraId="719A8125" w14:textId="77777777">
        <w:trPr>
          <w:tblCellSpacing w:w="15" w:type="dxa"/>
        </w:trPr>
        <w:tc>
          <w:tcPr>
            <w:tcW w:w="0" w:type="auto"/>
            <w:vAlign w:val="center"/>
            <w:hideMark/>
          </w:tcPr>
          <w:p w14:paraId="4BEABE99" w14:textId="77777777" w:rsidR="00B81021" w:rsidRPr="00B81021" w:rsidRDefault="00B81021" w:rsidP="00B81021">
            <w:r w:rsidRPr="00B81021">
              <w:t>Very slow connections</w:t>
            </w:r>
          </w:p>
        </w:tc>
        <w:tc>
          <w:tcPr>
            <w:tcW w:w="0" w:type="auto"/>
            <w:vAlign w:val="center"/>
            <w:hideMark/>
          </w:tcPr>
          <w:p w14:paraId="079EC93B" w14:textId="77777777" w:rsidR="00B81021" w:rsidRPr="00B81021" w:rsidRDefault="00B81021" w:rsidP="00B81021">
            <w:r w:rsidRPr="00B81021">
              <w:t>Ship a static fallback image of the current belt for the first paint</w:t>
            </w:r>
          </w:p>
        </w:tc>
      </w:tr>
    </w:tbl>
    <w:p w14:paraId="4F5968CB" w14:textId="77777777" w:rsidR="00B81021" w:rsidRPr="00B81021" w:rsidRDefault="00B81021" w:rsidP="00B81021">
      <w:r w:rsidRPr="00B81021">
        <w:pict w14:anchorId="5DEA61A0">
          <v:rect id="_x0000_i1124" style="width:0;height:1.5pt" o:hralign="center" o:hrstd="t" o:hr="t" fillcolor="#a0a0a0" stroked="f"/>
        </w:pict>
      </w:r>
    </w:p>
    <w:p w14:paraId="3416136E" w14:textId="77777777" w:rsidR="00B81021" w:rsidRPr="00B81021" w:rsidRDefault="00B81021" w:rsidP="00B81021">
      <w:pPr>
        <w:rPr>
          <w:b/>
          <w:bCs/>
        </w:rPr>
      </w:pPr>
      <w:r w:rsidRPr="00B81021">
        <w:rPr>
          <w:b/>
          <w:bCs/>
        </w:rPr>
        <w:t>10. Success metrics</w:t>
      </w:r>
    </w:p>
    <w:p w14:paraId="4DF43B13" w14:textId="77777777" w:rsidR="00B81021" w:rsidRPr="00B81021" w:rsidRDefault="00B81021" w:rsidP="00B81021">
      <w:pPr>
        <w:rPr>
          <w:b/>
          <w:bCs/>
        </w:rPr>
      </w:pPr>
      <w:r w:rsidRPr="00B81021">
        <w:rPr>
          <w:b/>
          <w:bCs/>
        </w:rPr>
        <w:t>Launch (first 30 days)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3"/>
        <w:gridCol w:w="3398"/>
      </w:tblGrid>
      <w:tr w:rsidR="00B81021" w:rsidRPr="00B81021" w14:paraId="188E5EF1" w14:textId="77777777">
        <w:trPr>
          <w:tblHeader/>
          <w:tblCellSpacing w:w="15" w:type="dxa"/>
        </w:trPr>
        <w:tc>
          <w:tcPr>
            <w:tcW w:w="0" w:type="auto"/>
            <w:vAlign w:val="center"/>
            <w:hideMark/>
          </w:tcPr>
          <w:p w14:paraId="2D8B391F" w14:textId="77777777" w:rsidR="00B81021" w:rsidRPr="00B81021" w:rsidRDefault="00B81021" w:rsidP="00B81021">
            <w:pPr>
              <w:rPr>
                <w:b/>
                <w:bCs/>
              </w:rPr>
            </w:pPr>
            <w:r w:rsidRPr="00B81021">
              <w:rPr>
                <w:b/>
                <w:bCs/>
              </w:rPr>
              <w:t>Metric</w:t>
            </w:r>
          </w:p>
        </w:tc>
        <w:tc>
          <w:tcPr>
            <w:tcW w:w="0" w:type="auto"/>
            <w:vAlign w:val="center"/>
            <w:hideMark/>
          </w:tcPr>
          <w:p w14:paraId="511B1F58" w14:textId="77777777" w:rsidR="00B81021" w:rsidRPr="00B81021" w:rsidRDefault="00B81021" w:rsidP="00B81021">
            <w:pPr>
              <w:rPr>
                <w:b/>
                <w:bCs/>
              </w:rPr>
            </w:pPr>
            <w:r w:rsidRPr="00B81021">
              <w:rPr>
                <w:b/>
                <w:bCs/>
              </w:rPr>
              <w:t>Target</w:t>
            </w:r>
          </w:p>
        </w:tc>
      </w:tr>
      <w:tr w:rsidR="00B81021" w:rsidRPr="00B81021" w14:paraId="1DB744B7" w14:textId="77777777">
        <w:trPr>
          <w:tblCellSpacing w:w="15" w:type="dxa"/>
        </w:trPr>
        <w:tc>
          <w:tcPr>
            <w:tcW w:w="0" w:type="auto"/>
            <w:vAlign w:val="center"/>
            <w:hideMark/>
          </w:tcPr>
          <w:p w14:paraId="28DD1393" w14:textId="77777777" w:rsidR="00B81021" w:rsidRPr="00B81021" w:rsidRDefault="00B81021" w:rsidP="00B81021">
            <w:r w:rsidRPr="00B81021">
              <w:t>Unique visitors</w:t>
            </w:r>
          </w:p>
        </w:tc>
        <w:tc>
          <w:tcPr>
            <w:tcW w:w="0" w:type="auto"/>
            <w:vAlign w:val="center"/>
            <w:hideMark/>
          </w:tcPr>
          <w:p w14:paraId="4444C7F1" w14:textId="77777777" w:rsidR="00B81021" w:rsidRPr="00B81021" w:rsidRDefault="00B81021" w:rsidP="00B81021">
            <w:r w:rsidRPr="00B81021">
              <w:t>10,000 (stretch 50,000 if it catches)</w:t>
            </w:r>
          </w:p>
        </w:tc>
      </w:tr>
      <w:tr w:rsidR="00B81021" w:rsidRPr="00B81021" w14:paraId="65495DD6" w14:textId="77777777">
        <w:trPr>
          <w:tblCellSpacing w:w="15" w:type="dxa"/>
        </w:trPr>
        <w:tc>
          <w:tcPr>
            <w:tcW w:w="0" w:type="auto"/>
            <w:vAlign w:val="center"/>
            <w:hideMark/>
          </w:tcPr>
          <w:p w14:paraId="1AD3E3FE" w14:textId="77777777" w:rsidR="00B81021" w:rsidRPr="00B81021" w:rsidRDefault="00B81021" w:rsidP="00B81021">
            <w:r w:rsidRPr="00B81021">
              <w:t>Median session duration</w:t>
            </w:r>
          </w:p>
        </w:tc>
        <w:tc>
          <w:tcPr>
            <w:tcW w:w="0" w:type="auto"/>
            <w:vAlign w:val="center"/>
            <w:hideMark/>
          </w:tcPr>
          <w:p w14:paraId="4DDE5400" w14:textId="77777777" w:rsidR="00B81021" w:rsidRPr="00B81021" w:rsidRDefault="00B81021" w:rsidP="00B81021">
            <w:r w:rsidRPr="00B81021">
              <w:t>over 60 seconds</w:t>
            </w:r>
          </w:p>
        </w:tc>
      </w:tr>
      <w:tr w:rsidR="00B81021" w:rsidRPr="00B81021" w14:paraId="0E2108CD" w14:textId="77777777">
        <w:trPr>
          <w:tblCellSpacing w:w="15" w:type="dxa"/>
        </w:trPr>
        <w:tc>
          <w:tcPr>
            <w:tcW w:w="0" w:type="auto"/>
            <w:vAlign w:val="center"/>
            <w:hideMark/>
          </w:tcPr>
          <w:p w14:paraId="4AA1D2C7" w14:textId="77777777" w:rsidR="00B81021" w:rsidRPr="00B81021" w:rsidRDefault="00B81021" w:rsidP="00B81021">
            <w:r w:rsidRPr="00B81021">
              <w:t>Share rate</w:t>
            </w:r>
          </w:p>
        </w:tc>
        <w:tc>
          <w:tcPr>
            <w:tcW w:w="0" w:type="auto"/>
            <w:vAlign w:val="center"/>
            <w:hideMark/>
          </w:tcPr>
          <w:p w14:paraId="3D1FF5AF" w14:textId="77777777" w:rsidR="00B81021" w:rsidRPr="00B81021" w:rsidRDefault="00B81021" w:rsidP="00B81021">
            <w:r w:rsidRPr="00B81021">
              <w:t>over 3% of sessions</w:t>
            </w:r>
          </w:p>
        </w:tc>
      </w:tr>
      <w:tr w:rsidR="00B81021" w:rsidRPr="00B81021" w14:paraId="40EEE23E" w14:textId="77777777">
        <w:trPr>
          <w:tblCellSpacing w:w="15" w:type="dxa"/>
        </w:trPr>
        <w:tc>
          <w:tcPr>
            <w:tcW w:w="0" w:type="auto"/>
            <w:vAlign w:val="center"/>
            <w:hideMark/>
          </w:tcPr>
          <w:p w14:paraId="245B6C3A" w14:textId="77777777" w:rsidR="00B81021" w:rsidRPr="00B81021" w:rsidRDefault="00B81021" w:rsidP="00B81021">
            <w:r w:rsidRPr="00B81021">
              <w:t>Mobile bounce rate</w:t>
            </w:r>
          </w:p>
        </w:tc>
        <w:tc>
          <w:tcPr>
            <w:tcW w:w="0" w:type="auto"/>
            <w:vAlign w:val="center"/>
            <w:hideMark/>
          </w:tcPr>
          <w:p w14:paraId="6253B90C" w14:textId="77777777" w:rsidR="00B81021" w:rsidRPr="00B81021" w:rsidRDefault="00B81021" w:rsidP="00B81021">
            <w:r w:rsidRPr="00B81021">
              <w:t>under 55%</w:t>
            </w:r>
          </w:p>
        </w:tc>
      </w:tr>
      <w:tr w:rsidR="00B81021" w:rsidRPr="00B81021" w14:paraId="7B25CEA7" w14:textId="77777777">
        <w:trPr>
          <w:tblCellSpacing w:w="15" w:type="dxa"/>
        </w:trPr>
        <w:tc>
          <w:tcPr>
            <w:tcW w:w="0" w:type="auto"/>
            <w:vAlign w:val="center"/>
            <w:hideMark/>
          </w:tcPr>
          <w:p w14:paraId="276A390B" w14:textId="77777777" w:rsidR="00B81021" w:rsidRPr="00B81021" w:rsidRDefault="00B81021" w:rsidP="00B81021">
            <w:r w:rsidRPr="00B81021">
              <w:t>Press, newsletter or aggregator mentions</w:t>
            </w:r>
          </w:p>
        </w:tc>
        <w:tc>
          <w:tcPr>
            <w:tcW w:w="0" w:type="auto"/>
            <w:vAlign w:val="center"/>
            <w:hideMark/>
          </w:tcPr>
          <w:p w14:paraId="311B30A4" w14:textId="77777777" w:rsidR="00B81021" w:rsidRPr="00B81021" w:rsidRDefault="00B81021" w:rsidP="00B81021">
            <w:r w:rsidRPr="00B81021">
              <w:t>3</w:t>
            </w:r>
          </w:p>
        </w:tc>
      </w:tr>
    </w:tbl>
    <w:p w14:paraId="7475DD04" w14:textId="77777777" w:rsidR="00B81021" w:rsidRPr="00B81021" w:rsidRDefault="00B81021" w:rsidP="00B81021">
      <w:r w:rsidRPr="00B81021">
        <w:t>Launch channels, in order: Show HN, r/dataisbeautiful, LinkedIn, X, then email a handful of data journalists and weather newsletters directly. The methodology page is the pitch, not the globe.</w:t>
      </w:r>
    </w:p>
    <w:p w14:paraId="68ACE87F" w14:textId="77777777" w:rsidR="00B81021" w:rsidRPr="00B81021" w:rsidRDefault="00B81021" w:rsidP="00B81021">
      <w:pPr>
        <w:rPr>
          <w:b/>
          <w:bCs/>
        </w:rPr>
      </w:pPr>
      <w:r w:rsidRPr="00B81021">
        <w:rPr>
          <w:b/>
          <w:bCs/>
        </w:rPr>
        <w:t>Ongoing health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5"/>
        <w:gridCol w:w="3360"/>
      </w:tblGrid>
      <w:tr w:rsidR="00B81021" w:rsidRPr="00B81021" w14:paraId="129FC297" w14:textId="77777777">
        <w:trPr>
          <w:tblHeader/>
          <w:tblCellSpacing w:w="15" w:type="dxa"/>
        </w:trPr>
        <w:tc>
          <w:tcPr>
            <w:tcW w:w="0" w:type="auto"/>
            <w:vAlign w:val="center"/>
            <w:hideMark/>
          </w:tcPr>
          <w:p w14:paraId="4C604EB1" w14:textId="77777777" w:rsidR="00B81021" w:rsidRPr="00B81021" w:rsidRDefault="00B81021" w:rsidP="00B81021">
            <w:pPr>
              <w:rPr>
                <w:b/>
                <w:bCs/>
              </w:rPr>
            </w:pPr>
            <w:r w:rsidRPr="00B81021">
              <w:rPr>
                <w:b/>
                <w:bCs/>
              </w:rPr>
              <w:t>Metric</w:t>
            </w:r>
          </w:p>
        </w:tc>
        <w:tc>
          <w:tcPr>
            <w:tcW w:w="0" w:type="auto"/>
            <w:vAlign w:val="center"/>
            <w:hideMark/>
          </w:tcPr>
          <w:p w14:paraId="25B7AE20" w14:textId="77777777" w:rsidR="00B81021" w:rsidRPr="00B81021" w:rsidRDefault="00B81021" w:rsidP="00B81021">
            <w:pPr>
              <w:rPr>
                <w:b/>
                <w:bCs/>
              </w:rPr>
            </w:pPr>
            <w:r w:rsidRPr="00B81021">
              <w:rPr>
                <w:b/>
                <w:bCs/>
              </w:rPr>
              <w:t>Target</w:t>
            </w:r>
          </w:p>
        </w:tc>
      </w:tr>
      <w:tr w:rsidR="00B81021" w:rsidRPr="00B81021" w14:paraId="46DE799B" w14:textId="77777777">
        <w:trPr>
          <w:tblCellSpacing w:w="15" w:type="dxa"/>
        </w:trPr>
        <w:tc>
          <w:tcPr>
            <w:tcW w:w="0" w:type="auto"/>
            <w:vAlign w:val="center"/>
            <w:hideMark/>
          </w:tcPr>
          <w:p w14:paraId="15F8E0D7" w14:textId="77777777" w:rsidR="00B81021" w:rsidRPr="00B81021" w:rsidRDefault="00B81021" w:rsidP="00B81021">
            <w:r w:rsidRPr="00B81021">
              <w:t>Payload freshness</w:t>
            </w:r>
          </w:p>
        </w:tc>
        <w:tc>
          <w:tcPr>
            <w:tcW w:w="0" w:type="auto"/>
            <w:vAlign w:val="center"/>
            <w:hideMark/>
          </w:tcPr>
          <w:p w14:paraId="07D6649C" w14:textId="77777777" w:rsidR="00B81021" w:rsidRPr="00B81021" w:rsidRDefault="00B81021" w:rsidP="00B81021">
            <w:r w:rsidRPr="00B81021">
              <w:t>99% of hours under 90 minutes old</w:t>
            </w:r>
          </w:p>
        </w:tc>
      </w:tr>
      <w:tr w:rsidR="00B81021" w:rsidRPr="00B81021" w14:paraId="19A9F397" w14:textId="77777777">
        <w:trPr>
          <w:tblCellSpacing w:w="15" w:type="dxa"/>
        </w:trPr>
        <w:tc>
          <w:tcPr>
            <w:tcW w:w="0" w:type="auto"/>
            <w:vAlign w:val="center"/>
            <w:hideMark/>
          </w:tcPr>
          <w:p w14:paraId="5FEC0D58" w14:textId="77777777" w:rsidR="00B81021" w:rsidRPr="00B81021" w:rsidRDefault="00B81021" w:rsidP="00B81021">
            <w:r w:rsidRPr="00B81021">
              <w:t>P95 time to interactive on 4G mobile</w:t>
            </w:r>
          </w:p>
        </w:tc>
        <w:tc>
          <w:tcPr>
            <w:tcW w:w="0" w:type="auto"/>
            <w:vAlign w:val="center"/>
            <w:hideMark/>
          </w:tcPr>
          <w:p w14:paraId="7DC8C13B" w14:textId="77777777" w:rsidR="00B81021" w:rsidRPr="00B81021" w:rsidRDefault="00B81021" w:rsidP="00B81021">
            <w:r w:rsidRPr="00B81021">
              <w:t>under 4 seconds</w:t>
            </w:r>
          </w:p>
        </w:tc>
      </w:tr>
      <w:tr w:rsidR="00B81021" w:rsidRPr="00B81021" w14:paraId="241161D6" w14:textId="77777777">
        <w:trPr>
          <w:tblCellSpacing w:w="15" w:type="dxa"/>
        </w:trPr>
        <w:tc>
          <w:tcPr>
            <w:tcW w:w="0" w:type="auto"/>
            <w:vAlign w:val="center"/>
            <w:hideMark/>
          </w:tcPr>
          <w:p w14:paraId="27F2A4C6" w14:textId="77777777" w:rsidR="00B81021" w:rsidRPr="00B81021" w:rsidRDefault="00B81021" w:rsidP="00B81021">
            <w:r w:rsidRPr="00B81021">
              <w:t>Data fetch job success rate</w:t>
            </w:r>
          </w:p>
        </w:tc>
        <w:tc>
          <w:tcPr>
            <w:tcW w:w="0" w:type="auto"/>
            <w:vAlign w:val="center"/>
            <w:hideMark/>
          </w:tcPr>
          <w:p w14:paraId="22A80D42" w14:textId="77777777" w:rsidR="00B81021" w:rsidRPr="00B81021" w:rsidRDefault="00B81021" w:rsidP="00B81021">
            <w:r w:rsidRPr="00B81021">
              <w:t>over 99%</w:t>
            </w:r>
          </w:p>
        </w:tc>
      </w:tr>
      <w:tr w:rsidR="00B81021" w:rsidRPr="00B81021" w14:paraId="4E231CE8" w14:textId="77777777">
        <w:trPr>
          <w:tblCellSpacing w:w="15" w:type="dxa"/>
        </w:trPr>
        <w:tc>
          <w:tcPr>
            <w:tcW w:w="0" w:type="auto"/>
            <w:vAlign w:val="center"/>
            <w:hideMark/>
          </w:tcPr>
          <w:p w14:paraId="49E325CF" w14:textId="77777777" w:rsidR="00B81021" w:rsidRPr="00B81021" w:rsidRDefault="00B81021" w:rsidP="00B81021">
            <w:r w:rsidRPr="00B81021">
              <w:t>Return visitor rate at 90 days</w:t>
            </w:r>
          </w:p>
        </w:tc>
        <w:tc>
          <w:tcPr>
            <w:tcW w:w="0" w:type="auto"/>
            <w:vAlign w:val="center"/>
            <w:hideMark/>
          </w:tcPr>
          <w:p w14:paraId="2A2E5296" w14:textId="77777777" w:rsidR="00B81021" w:rsidRPr="00B81021" w:rsidRDefault="00B81021" w:rsidP="00B81021">
            <w:r w:rsidRPr="00B81021">
              <w:t>over 15%</w:t>
            </w:r>
          </w:p>
        </w:tc>
      </w:tr>
    </w:tbl>
    <w:p w14:paraId="3418D702" w14:textId="77777777" w:rsidR="00B81021" w:rsidRPr="00B81021" w:rsidRDefault="00B81021" w:rsidP="00B81021">
      <w:pPr>
        <w:rPr>
          <w:b/>
          <w:bCs/>
        </w:rPr>
      </w:pPr>
      <w:r w:rsidRPr="00B81021">
        <w:rPr>
          <w:b/>
          <w:bCs/>
        </w:rPr>
        <w:t>Anti-metric</w:t>
      </w:r>
    </w:p>
    <w:p w14:paraId="37FD42B1" w14:textId="77777777" w:rsidR="00B81021" w:rsidRPr="00B81021" w:rsidRDefault="00B81021" w:rsidP="00B81021">
      <w:r w:rsidRPr="00B81021">
        <w:t>Do not optimise for pageviews at the cost of the methodology. If the formula gets tuned to make the map look hotter, the product is dead.</w:t>
      </w:r>
    </w:p>
    <w:p w14:paraId="09F44769" w14:textId="77777777" w:rsidR="00B81021" w:rsidRPr="00B81021" w:rsidRDefault="00B81021" w:rsidP="00B81021">
      <w:r w:rsidRPr="00B81021">
        <w:lastRenderedPageBreak/>
        <w:pict w14:anchorId="03B02CFE">
          <v:rect id="_x0000_i1125" style="width:0;height:1.5pt" o:hralign="center" o:hrstd="t" o:hr="t" fillcolor="#a0a0a0" stroked="f"/>
        </w:pict>
      </w:r>
    </w:p>
    <w:p w14:paraId="7B644914" w14:textId="77777777" w:rsidR="00B81021" w:rsidRPr="00B81021" w:rsidRDefault="00B81021" w:rsidP="00B81021">
      <w:pPr>
        <w:rPr>
          <w:b/>
          <w:bCs/>
        </w:rPr>
      </w:pPr>
      <w:r w:rsidRPr="00B81021">
        <w:rPr>
          <w:b/>
          <w:bCs/>
        </w:rPr>
        <w:t>11.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
        <w:gridCol w:w="2418"/>
        <w:gridCol w:w="1420"/>
        <w:gridCol w:w="4862"/>
      </w:tblGrid>
      <w:tr w:rsidR="00B81021" w:rsidRPr="00B81021" w14:paraId="03A9BF5B" w14:textId="77777777">
        <w:trPr>
          <w:tblHeader/>
          <w:tblCellSpacing w:w="15" w:type="dxa"/>
        </w:trPr>
        <w:tc>
          <w:tcPr>
            <w:tcW w:w="0" w:type="auto"/>
            <w:vAlign w:val="center"/>
            <w:hideMark/>
          </w:tcPr>
          <w:p w14:paraId="51547E79" w14:textId="77777777" w:rsidR="00B81021" w:rsidRPr="00B81021" w:rsidRDefault="00B81021" w:rsidP="00B81021">
            <w:pPr>
              <w:rPr>
                <w:b/>
                <w:bCs/>
              </w:rPr>
            </w:pPr>
            <w:r w:rsidRPr="00B81021">
              <w:rPr>
                <w:b/>
                <w:bCs/>
              </w:rPr>
              <w:t>ID</w:t>
            </w:r>
          </w:p>
        </w:tc>
        <w:tc>
          <w:tcPr>
            <w:tcW w:w="0" w:type="auto"/>
            <w:vAlign w:val="center"/>
            <w:hideMark/>
          </w:tcPr>
          <w:p w14:paraId="3184CBB0" w14:textId="77777777" w:rsidR="00B81021" w:rsidRPr="00B81021" w:rsidRDefault="00B81021" w:rsidP="00B81021">
            <w:pPr>
              <w:rPr>
                <w:b/>
                <w:bCs/>
              </w:rPr>
            </w:pPr>
            <w:r w:rsidRPr="00B81021">
              <w:rPr>
                <w:b/>
                <w:bCs/>
              </w:rPr>
              <w:t>Risk</w:t>
            </w:r>
          </w:p>
        </w:tc>
        <w:tc>
          <w:tcPr>
            <w:tcW w:w="0" w:type="auto"/>
            <w:vAlign w:val="center"/>
            <w:hideMark/>
          </w:tcPr>
          <w:p w14:paraId="4E86EFB6" w14:textId="77777777" w:rsidR="00B81021" w:rsidRPr="00B81021" w:rsidRDefault="00B81021" w:rsidP="00B81021">
            <w:pPr>
              <w:rPr>
                <w:b/>
                <w:bCs/>
              </w:rPr>
            </w:pPr>
            <w:r w:rsidRPr="00B81021">
              <w:rPr>
                <w:b/>
                <w:bCs/>
              </w:rPr>
              <w:t>Impact</w:t>
            </w:r>
          </w:p>
        </w:tc>
        <w:tc>
          <w:tcPr>
            <w:tcW w:w="0" w:type="auto"/>
            <w:vAlign w:val="center"/>
            <w:hideMark/>
          </w:tcPr>
          <w:p w14:paraId="29A6EB9D" w14:textId="77777777" w:rsidR="00B81021" w:rsidRPr="00B81021" w:rsidRDefault="00B81021" w:rsidP="00B81021">
            <w:pPr>
              <w:rPr>
                <w:b/>
                <w:bCs/>
              </w:rPr>
            </w:pPr>
            <w:r w:rsidRPr="00B81021">
              <w:rPr>
                <w:b/>
                <w:bCs/>
              </w:rPr>
              <w:t>Mitigation</w:t>
            </w:r>
          </w:p>
        </w:tc>
      </w:tr>
      <w:tr w:rsidR="00B81021" w:rsidRPr="00B81021" w14:paraId="39DF4309" w14:textId="77777777">
        <w:trPr>
          <w:tblCellSpacing w:w="15" w:type="dxa"/>
        </w:trPr>
        <w:tc>
          <w:tcPr>
            <w:tcW w:w="0" w:type="auto"/>
            <w:vAlign w:val="center"/>
            <w:hideMark/>
          </w:tcPr>
          <w:p w14:paraId="221EA6F4" w14:textId="77777777" w:rsidR="00B81021" w:rsidRPr="00B81021" w:rsidRDefault="00B81021" w:rsidP="00B81021">
            <w:r w:rsidRPr="00B81021">
              <w:t>R1</w:t>
            </w:r>
          </w:p>
        </w:tc>
        <w:tc>
          <w:tcPr>
            <w:tcW w:w="0" w:type="auto"/>
            <w:vAlign w:val="center"/>
            <w:hideMark/>
          </w:tcPr>
          <w:p w14:paraId="0CF7AE85" w14:textId="77777777" w:rsidR="00B81021" w:rsidRPr="00B81021" w:rsidRDefault="00B81021" w:rsidP="00B81021">
            <w:r w:rsidRPr="00B81021">
              <w:t>Adding monetisation later breaches Open-Meteo non-commercial terms</w:t>
            </w:r>
          </w:p>
        </w:tc>
        <w:tc>
          <w:tcPr>
            <w:tcW w:w="0" w:type="auto"/>
            <w:vAlign w:val="center"/>
            <w:hideMark/>
          </w:tcPr>
          <w:p w14:paraId="14EEC98F" w14:textId="77777777" w:rsidR="00B81021" w:rsidRPr="00B81021" w:rsidRDefault="00B81021" w:rsidP="00B81021">
            <w:r w:rsidRPr="00B81021">
              <w:t>Legal</w:t>
            </w:r>
          </w:p>
        </w:tc>
        <w:tc>
          <w:tcPr>
            <w:tcW w:w="0" w:type="auto"/>
            <w:vAlign w:val="center"/>
            <w:hideMark/>
          </w:tcPr>
          <w:p w14:paraId="27B730FE" w14:textId="77777777" w:rsidR="00B81021" w:rsidRPr="00B81021" w:rsidRDefault="00B81021" w:rsidP="00B81021">
            <w:r w:rsidRPr="00B81021">
              <w:t>Non-issue for v1. Written rule: any revenue triggers a move to a paid plan first</w:t>
            </w:r>
          </w:p>
        </w:tc>
      </w:tr>
      <w:tr w:rsidR="00B81021" w:rsidRPr="00B81021" w14:paraId="78FD2EAA" w14:textId="77777777">
        <w:trPr>
          <w:tblCellSpacing w:w="15" w:type="dxa"/>
        </w:trPr>
        <w:tc>
          <w:tcPr>
            <w:tcW w:w="0" w:type="auto"/>
            <w:vAlign w:val="center"/>
            <w:hideMark/>
          </w:tcPr>
          <w:p w14:paraId="451B840A" w14:textId="77777777" w:rsidR="00B81021" w:rsidRPr="00B81021" w:rsidRDefault="00B81021" w:rsidP="00B81021">
            <w:r w:rsidRPr="00B81021">
              <w:t>R2</w:t>
            </w:r>
          </w:p>
        </w:tc>
        <w:tc>
          <w:tcPr>
            <w:tcW w:w="0" w:type="auto"/>
            <w:vAlign w:val="center"/>
            <w:hideMark/>
          </w:tcPr>
          <w:p w14:paraId="4BA55052" w14:textId="77777777" w:rsidR="00B81021" w:rsidRPr="00B81021" w:rsidRDefault="00B81021" w:rsidP="00B81021">
            <w:r w:rsidRPr="00B81021">
              <w:t>Globe performance on low end mobile</w:t>
            </w:r>
          </w:p>
        </w:tc>
        <w:tc>
          <w:tcPr>
            <w:tcW w:w="0" w:type="auto"/>
            <w:vAlign w:val="center"/>
            <w:hideMark/>
          </w:tcPr>
          <w:p w14:paraId="200727B7" w14:textId="77777777" w:rsidR="00B81021" w:rsidRPr="00B81021" w:rsidRDefault="00B81021" w:rsidP="00B81021">
            <w:r w:rsidRPr="00B81021">
              <w:t>High bounce</w:t>
            </w:r>
          </w:p>
        </w:tc>
        <w:tc>
          <w:tcPr>
            <w:tcW w:w="0" w:type="auto"/>
            <w:vAlign w:val="center"/>
            <w:hideMark/>
          </w:tcPr>
          <w:p w14:paraId="4D8B6DB9" w14:textId="77777777" w:rsidR="00B81021" w:rsidRPr="00B81021" w:rsidRDefault="00B81021" w:rsidP="00B81021">
            <w:r w:rsidRPr="00B81021">
              <w:t>Test on a mid-range Android early. Ship a 2D map fallback if needed</w:t>
            </w:r>
          </w:p>
        </w:tc>
      </w:tr>
      <w:tr w:rsidR="00B81021" w:rsidRPr="00B81021" w14:paraId="3186020B" w14:textId="77777777">
        <w:trPr>
          <w:tblCellSpacing w:w="15" w:type="dxa"/>
        </w:trPr>
        <w:tc>
          <w:tcPr>
            <w:tcW w:w="0" w:type="auto"/>
            <w:vAlign w:val="center"/>
            <w:hideMark/>
          </w:tcPr>
          <w:p w14:paraId="23F43582" w14:textId="77777777" w:rsidR="00B81021" w:rsidRPr="00B81021" w:rsidRDefault="00B81021" w:rsidP="00B81021">
            <w:r w:rsidRPr="00B81021">
              <w:t>R3</w:t>
            </w:r>
          </w:p>
        </w:tc>
        <w:tc>
          <w:tcPr>
            <w:tcW w:w="0" w:type="auto"/>
            <w:vAlign w:val="center"/>
            <w:hideMark/>
          </w:tcPr>
          <w:p w14:paraId="6AB5788B" w14:textId="77777777" w:rsidR="00B81021" w:rsidRPr="00B81021" w:rsidRDefault="00B81021" w:rsidP="00B81021">
            <w:r w:rsidRPr="00B81021">
              <w:t>Climate framing reads as flippant</w:t>
            </w:r>
          </w:p>
        </w:tc>
        <w:tc>
          <w:tcPr>
            <w:tcW w:w="0" w:type="auto"/>
            <w:vAlign w:val="center"/>
            <w:hideMark/>
          </w:tcPr>
          <w:p w14:paraId="4EDE4ECD" w14:textId="77777777" w:rsidR="00B81021" w:rsidRPr="00B81021" w:rsidRDefault="00B81021" w:rsidP="00B81021">
            <w:r w:rsidRPr="00B81021">
              <w:t>Mild credibility</w:t>
            </w:r>
          </w:p>
        </w:tc>
        <w:tc>
          <w:tcPr>
            <w:tcW w:w="0" w:type="auto"/>
            <w:vAlign w:val="center"/>
            <w:hideMark/>
          </w:tcPr>
          <w:p w14:paraId="4181F44D" w14:textId="77777777" w:rsidR="00B81021" w:rsidRPr="00B81021" w:rsidRDefault="00B81021" w:rsidP="00B81021">
            <w:r w:rsidRPr="00B81021">
              <w:t>Frame F10 as observation with a clear source, not a punchline. Low risk for an independent project, but get the tone right anyway</w:t>
            </w:r>
          </w:p>
        </w:tc>
      </w:tr>
      <w:tr w:rsidR="00B81021" w:rsidRPr="00B81021" w14:paraId="7CCBD0C5" w14:textId="77777777">
        <w:trPr>
          <w:tblCellSpacing w:w="15" w:type="dxa"/>
        </w:trPr>
        <w:tc>
          <w:tcPr>
            <w:tcW w:w="0" w:type="auto"/>
            <w:vAlign w:val="center"/>
            <w:hideMark/>
          </w:tcPr>
          <w:p w14:paraId="7D093230" w14:textId="77777777" w:rsidR="00B81021" w:rsidRPr="00B81021" w:rsidRDefault="00B81021" w:rsidP="00B81021">
            <w:r w:rsidRPr="00B81021">
              <w:t>R4</w:t>
            </w:r>
          </w:p>
        </w:tc>
        <w:tc>
          <w:tcPr>
            <w:tcW w:w="0" w:type="auto"/>
            <w:vAlign w:val="center"/>
            <w:hideMark/>
          </w:tcPr>
          <w:p w14:paraId="64D7659A" w14:textId="77777777" w:rsidR="00B81021" w:rsidRPr="00B81021" w:rsidRDefault="00B81021" w:rsidP="00B81021">
            <w:r w:rsidRPr="00B81021">
              <w:t>Cheerful copy running during a deadly heatwave</w:t>
            </w:r>
          </w:p>
        </w:tc>
        <w:tc>
          <w:tcPr>
            <w:tcW w:w="0" w:type="auto"/>
            <w:vAlign w:val="center"/>
            <w:hideMark/>
          </w:tcPr>
          <w:p w14:paraId="3661C30D" w14:textId="77777777" w:rsidR="00B81021" w:rsidRPr="00B81021" w:rsidRDefault="00B81021" w:rsidP="00B81021">
            <w:r w:rsidRPr="00B81021">
              <w:t>Taste</w:t>
            </w:r>
          </w:p>
        </w:tc>
        <w:tc>
          <w:tcPr>
            <w:tcW w:w="0" w:type="auto"/>
            <w:vAlign w:val="center"/>
            <w:hideMark/>
          </w:tcPr>
          <w:p w14:paraId="5F849819" w14:textId="77777777" w:rsidR="00B81021" w:rsidRPr="00B81021" w:rsidRDefault="00B81021" w:rsidP="00B81021">
            <w:r w:rsidRPr="00B81021">
              <w:t>Suppress jokey copy above a heat threshold. Show data only. Cheap to build, worth doing</w:t>
            </w:r>
          </w:p>
        </w:tc>
      </w:tr>
      <w:tr w:rsidR="00B81021" w:rsidRPr="00B81021" w14:paraId="6F1529AC" w14:textId="77777777">
        <w:trPr>
          <w:tblCellSpacing w:w="15" w:type="dxa"/>
        </w:trPr>
        <w:tc>
          <w:tcPr>
            <w:tcW w:w="0" w:type="auto"/>
            <w:vAlign w:val="center"/>
            <w:hideMark/>
          </w:tcPr>
          <w:p w14:paraId="3214FFAB" w14:textId="77777777" w:rsidR="00B81021" w:rsidRPr="00B81021" w:rsidRDefault="00B81021" w:rsidP="00B81021">
            <w:r w:rsidRPr="00B81021">
              <w:t>R5</w:t>
            </w:r>
          </w:p>
        </w:tc>
        <w:tc>
          <w:tcPr>
            <w:tcW w:w="0" w:type="auto"/>
            <w:vAlign w:val="center"/>
            <w:hideMark/>
          </w:tcPr>
          <w:p w14:paraId="6AA0FE63" w14:textId="77777777" w:rsidR="00B81021" w:rsidRPr="00B81021" w:rsidRDefault="00B81021" w:rsidP="00B81021">
            <w:r w:rsidRPr="00B81021">
              <w:t>Dismissed as a gimmick with a made-up methodology</w:t>
            </w:r>
          </w:p>
        </w:tc>
        <w:tc>
          <w:tcPr>
            <w:tcW w:w="0" w:type="auto"/>
            <w:vAlign w:val="center"/>
            <w:hideMark/>
          </w:tcPr>
          <w:p w14:paraId="3D4C0FCE" w14:textId="77777777" w:rsidR="00B81021" w:rsidRPr="00B81021" w:rsidRDefault="00B81021" w:rsidP="00B81021">
            <w:r w:rsidRPr="00B81021">
              <w:t>Credibility</w:t>
            </w:r>
          </w:p>
        </w:tc>
        <w:tc>
          <w:tcPr>
            <w:tcW w:w="0" w:type="auto"/>
            <w:vAlign w:val="center"/>
            <w:hideMark/>
          </w:tcPr>
          <w:p w14:paraId="2A0724A2" w14:textId="77777777" w:rsidR="00B81021" w:rsidRPr="00B81021" w:rsidRDefault="00B81021" w:rsidP="00B81021">
            <w:r w:rsidRPr="00B81021">
              <w:t>Publish the formula. Open source the repo. Invite people to argue with the weights. This is the main defence</w:t>
            </w:r>
          </w:p>
        </w:tc>
      </w:tr>
      <w:tr w:rsidR="00B81021" w:rsidRPr="00B81021" w14:paraId="78919DD2" w14:textId="77777777">
        <w:trPr>
          <w:tblCellSpacing w:w="15" w:type="dxa"/>
        </w:trPr>
        <w:tc>
          <w:tcPr>
            <w:tcW w:w="0" w:type="auto"/>
            <w:vAlign w:val="center"/>
            <w:hideMark/>
          </w:tcPr>
          <w:p w14:paraId="19ECAEFC" w14:textId="77777777" w:rsidR="00B81021" w:rsidRPr="00B81021" w:rsidRDefault="00B81021" w:rsidP="00B81021">
            <w:r w:rsidRPr="00B81021">
              <w:t>R6</w:t>
            </w:r>
          </w:p>
        </w:tc>
        <w:tc>
          <w:tcPr>
            <w:tcW w:w="0" w:type="auto"/>
            <w:vAlign w:val="center"/>
            <w:hideMark/>
          </w:tcPr>
          <w:p w14:paraId="2801CAFF" w14:textId="77777777" w:rsidR="00B81021" w:rsidRPr="00B81021" w:rsidRDefault="00B81021" w:rsidP="00B81021">
            <w:r w:rsidRPr="00B81021">
              <w:t>Scope creep into a demand forecasting tool</w:t>
            </w:r>
          </w:p>
        </w:tc>
        <w:tc>
          <w:tcPr>
            <w:tcW w:w="0" w:type="auto"/>
            <w:vAlign w:val="center"/>
            <w:hideMark/>
          </w:tcPr>
          <w:p w14:paraId="67D55D1E" w14:textId="77777777" w:rsidR="00B81021" w:rsidRPr="00B81021" w:rsidRDefault="00B81021" w:rsidP="00B81021">
            <w:r w:rsidRPr="00B81021">
              <w:t>Never ships</w:t>
            </w:r>
          </w:p>
        </w:tc>
        <w:tc>
          <w:tcPr>
            <w:tcW w:w="0" w:type="auto"/>
            <w:vAlign w:val="center"/>
            <w:hideMark/>
          </w:tcPr>
          <w:p w14:paraId="7F6248D9" w14:textId="77777777" w:rsidR="00B81021" w:rsidRPr="00B81021" w:rsidRDefault="00B81021" w:rsidP="00B81021">
            <w:r w:rsidRPr="00B81021">
              <w:t>The non-goals section is binding. Forecasting is a separate project on the same pipeline</w:t>
            </w:r>
          </w:p>
        </w:tc>
      </w:tr>
      <w:tr w:rsidR="00B81021" w:rsidRPr="00B81021" w14:paraId="769F049B" w14:textId="77777777">
        <w:trPr>
          <w:tblCellSpacing w:w="15" w:type="dxa"/>
        </w:trPr>
        <w:tc>
          <w:tcPr>
            <w:tcW w:w="0" w:type="auto"/>
            <w:vAlign w:val="center"/>
            <w:hideMark/>
          </w:tcPr>
          <w:p w14:paraId="05607E33" w14:textId="77777777" w:rsidR="00B81021" w:rsidRPr="00B81021" w:rsidRDefault="00B81021" w:rsidP="00B81021">
            <w:r w:rsidRPr="00B81021">
              <w:t>R7</w:t>
            </w:r>
          </w:p>
        </w:tc>
        <w:tc>
          <w:tcPr>
            <w:tcW w:w="0" w:type="auto"/>
            <w:vAlign w:val="center"/>
            <w:hideMark/>
          </w:tcPr>
          <w:p w14:paraId="61D61635" w14:textId="77777777" w:rsidR="00B81021" w:rsidRPr="00B81021" w:rsidRDefault="00B81021" w:rsidP="00B81021">
            <w:r w:rsidRPr="00B81021">
              <w:t>Traffic spike from a viral moment</w:t>
            </w:r>
          </w:p>
        </w:tc>
        <w:tc>
          <w:tcPr>
            <w:tcW w:w="0" w:type="auto"/>
            <w:vAlign w:val="center"/>
            <w:hideMark/>
          </w:tcPr>
          <w:p w14:paraId="6D1EEB7C" w14:textId="77777777" w:rsidR="00B81021" w:rsidRPr="00B81021" w:rsidRDefault="00B81021" w:rsidP="00B81021">
            <w:r w:rsidRPr="00B81021">
              <w:t>Outage</w:t>
            </w:r>
          </w:p>
        </w:tc>
        <w:tc>
          <w:tcPr>
            <w:tcW w:w="0" w:type="auto"/>
            <w:vAlign w:val="center"/>
            <w:hideMark/>
          </w:tcPr>
          <w:p w14:paraId="563CD407" w14:textId="77777777" w:rsidR="00B81021" w:rsidRPr="00B81021" w:rsidRDefault="00B81021" w:rsidP="00B81021">
            <w:r w:rsidRPr="00B81021">
              <w:t>Static CDN architecture already handles this. Verify with a load test anyway</w:t>
            </w:r>
          </w:p>
        </w:tc>
      </w:tr>
      <w:tr w:rsidR="00B81021" w:rsidRPr="00B81021" w14:paraId="0F0662FD" w14:textId="77777777">
        <w:trPr>
          <w:tblCellSpacing w:w="15" w:type="dxa"/>
        </w:trPr>
        <w:tc>
          <w:tcPr>
            <w:tcW w:w="0" w:type="auto"/>
            <w:vAlign w:val="center"/>
            <w:hideMark/>
          </w:tcPr>
          <w:p w14:paraId="4D809602" w14:textId="77777777" w:rsidR="00B81021" w:rsidRPr="00B81021" w:rsidRDefault="00B81021" w:rsidP="00B81021">
            <w:r w:rsidRPr="00B81021">
              <w:t>R8</w:t>
            </w:r>
          </w:p>
        </w:tc>
        <w:tc>
          <w:tcPr>
            <w:tcW w:w="0" w:type="auto"/>
            <w:vAlign w:val="center"/>
            <w:hideMark/>
          </w:tcPr>
          <w:p w14:paraId="5907B38D" w14:textId="77777777" w:rsidR="00B81021" w:rsidRPr="00B81021" w:rsidRDefault="00B81021" w:rsidP="00B81021">
            <w:r w:rsidRPr="00B81021">
              <w:t>Blurring the line with the day job</w:t>
            </w:r>
          </w:p>
        </w:tc>
        <w:tc>
          <w:tcPr>
            <w:tcW w:w="0" w:type="auto"/>
            <w:vAlign w:val="center"/>
            <w:hideMark/>
          </w:tcPr>
          <w:p w14:paraId="1780067C" w14:textId="77777777" w:rsidR="00B81021" w:rsidRPr="00B81021" w:rsidRDefault="00B81021" w:rsidP="00B81021">
            <w:r w:rsidRPr="00B81021">
              <w:t>Serious</w:t>
            </w:r>
          </w:p>
        </w:tc>
        <w:tc>
          <w:tcPr>
            <w:tcW w:w="0" w:type="auto"/>
            <w:vAlign w:val="center"/>
            <w:hideMark/>
          </w:tcPr>
          <w:p w14:paraId="258589DB" w14:textId="77777777" w:rsidR="00B81021" w:rsidRPr="00B81021" w:rsidRDefault="00B81021" w:rsidP="00B81021">
            <w:r w:rsidRPr="00B81021">
              <w:t>Hard rule: no employer data, no employer branding, no employer time or hardware, no internal sales figures used for validation. Build only on public data. Keep the repo personal. If in any doubt, do not use it</w:t>
            </w:r>
          </w:p>
        </w:tc>
      </w:tr>
      <w:tr w:rsidR="00B81021" w:rsidRPr="00B81021" w14:paraId="30229B7B" w14:textId="77777777">
        <w:trPr>
          <w:tblCellSpacing w:w="15" w:type="dxa"/>
        </w:trPr>
        <w:tc>
          <w:tcPr>
            <w:tcW w:w="0" w:type="auto"/>
            <w:vAlign w:val="center"/>
            <w:hideMark/>
          </w:tcPr>
          <w:p w14:paraId="031041E1" w14:textId="77777777" w:rsidR="00B81021" w:rsidRPr="00B81021" w:rsidRDefault="00B81021" w:rsidP="00B81021">
            <w:r w:rsidRPr="00B81021">
              <w:t>R9</w:t>
            </w:r>
          </w:p>
        </w:tc>
        <w:tc>
          <w:tcPr>
            <w:tcW w:w="0" w:type="auto"/>
            <w:vAlign w:val="center"/>
            <w:hideMark/>
          </w:tcPr>
          <w:p w14:paraId="21BC1089" w14:textId="77777777" w:rsidR="00B81021" w:rsidRPr="00B81021" w:rsidRDefault="00B81021" w:rsidP="00B81021">
            <w:r w:rsidRPr="00B81021">
              <w:t>Solo project stalls after the fun part</w:t>
            </w:r>
          </w:p>
        </w:tc>
        <w:tc>
          <w:tcPr>
            <w:tcW w:w="0" w:type="auto"/>
            <w:vAlign w:val="center"/>
            <w:hideMark/>
          </w:tcPr>
          <w:p w14:paraId="46D3094D" w14:textId="77777777" w:rsidR="00B81021" w:rsidRPr="00B81021" w:rsidRDefault="00B81021" w:rsidP="00B81021">
            <w:r w:rsidRPr="00B81021">
              <w:t>Abandonment</w:t>
            </w:r>
          </w:p>
        </w:tc>
        <w:tc>
          <w:tcPr>
            <w:tcW w:w="0" w:type="auto"/>
            <w:vAlign w:val="center"/>
            <w:hideMark/>
          </w:tcPr>
          <w:p w14:paraId="29189BED" w14:textId="77777777" w:rsidR="00B81021" w:rsidRPr="00B81021" w:rsidRDefault="00B81021" w:rsidP="00B81021">
            <w:r w:rsidRPr="00B81021">
              <w:t>Phase 0 to 4 is scoped at 5 to 6 weeks. Ship an ugly working globe before polishing anything</w:t>
            </w:r>
          </w:p>
        </w:tc>
      </w:tr>
    </w:tbl>
    <w:p w14:paraId="3AB382FE" w14:textId="77777777" w:rsidR="00B81021" w:rsidRPr="00B81021" w:rsidRDefault="00B81021" w:rsidP="00B81021">
      <w:r w:rsidRPr="00B81021">
        <w:pict w14:anchorId="18BAB50A">
          <v:rect id="_x0000_i1126" style="width:0;height:1.5pt" o:hralign="center" o:hrstd="t" o:hr="t" fillcolor="#a0a0a0" stroked="f"/>
        </w:pict>
      </w:r>
    </w:p>
    <w:p w14:paraId="13B524CA" w14:textId="77777777" w:rsidR="00B81021" w:rsidRPr="00B81021" w:rsidRDefault="00B81021" w:rsidP="00B81021">
      <w:pPr>
        <w:rPr>
          <w:b/>
          <w:bCs/>
        </w:rPr>
      </w:pPr>
      <w:r w:rsidRPr="00B81021">
        <w:rPr>
          <w:b/>
          <w:bCs/>
        </w:rPr>
        <w:t>12. Phasing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gridCol w:w="7105"/>
        <w:gridCol w:w="944"/>
      </w:tblGrid>
      <w:tr w:rsidR="00B81021" w:rsidRPr="00B81021" w14:paraId="1E8607C6" w14:textId="77777777">
        <w:trPr>
          <w:tblHeader/>
          <w:tblCellSpacing w:w="15" w:type="dxa"/>
        </w:trPr>
        <w:tc>
          <w:tcPr>
            <w:tcW w:w="0" w:type="auto"/>
            <w:vAlign w:val="center"/>
            <w:hideMark/>
          </w:tcPr>
          <w:p w14:paraId="27511D0B" w14:textId="77777777" w:rsidR="00B81021" w:rsidRPr="00B81021" w:rsidRDefault="00B81021" w:rsidP="00B81021">
            <w:pPr>
              <w:rPr>
                <w:b/>
                <w:bCs/>
              </w:rPr>
            </w:pPr>
            <w:r w:rsidRPr="00B81021">
              <w:rPr>
                <w:b/>
                <w:bCs/>
              </w:rPr>
              <w:t>Phase</w:t>
            </w:r>
          </w:p>
        </w:tc>
        <w:tc>
          <w:tcPr>
            <w:tcW w:w="0" w:type="auto"/>
            <w:vAlign w:val="center"/>
            <w:hideMark/>
          </w:tcPr>
          <w:p w14:paraId="6DD409A8" w14:textId="77777777" w:rsidR="00B81021" w:rsidRPr="00B81021" w:rsidRDefault="00B81021" w:rsidP="00B81021">
            <w:pPr>
              <w:rPr>
                <w:b/>
                <w:bCs/>
              </w:rPr>
            </w:pPr>
            <w:r w:rsidRPr="00B81021">
              <w:rPr>
                <w:b/>
                <w:bCs/>
              </w:rPr>
              <w:t>Scope</w:t>
            </w:r>
          </w:p>
        </w:tc>
        <w:tc>
          <w:tcPr>
            <w:tcW w:w="0" w:type="auto"/>
            <w:vAlign w:val="center"/>
            <w:hideMark/>
          </w:tcPr>
          <w:p w14:paraId="7A8369FD" w14:textId="77777777" w:rsidR="00B81021" w:rsidRPr="00B81021" w:rsidRDefault="00B81021" w:rsidP="00B81021">
            <w:pPr>
              <w:rPr>
                <w:b/>
                <w:bCs/>
              </w:rPr>
            </w:pPr>
            <w:r w:rsidRPr="00B81021">
              <w:rPr>
                <w:b/>
                <w:bCs/>
              </w:rPr>
              <w:t>Duration</w:t>
            </w:r>
          </w:p>
        </w:tc>
      </w:tr>
      <w:tr w:rsidR="00B81021" w:rsidRPr="00B81021" w14:paraId="1FB52E6B" w14:textId="77777777">
        <w:trPr>
          <w:tblCellSpacing w:w="15" w:type="dxa"/>
        </w:trPr>
        <w:tc>
          <w:tcPr>
            <w:tcW w:w="0" w:type="auto"/>
            <w:vAlign w:val="center"/>
            <w:hideMark/>
          </w:tcPr>
          <w:p w14:paraId="16E4E9F5" w14:textId="77777777" w:rsidR="00B81021" w:rsidRPr="00B81021" w:rsidRDefault="00B81021" w:rsidP="00B81021">
            <w:r w:rsidRPr="00B81021">
              <w:t>0. Spike</w:t>
            </w:r>
          </w:p>
        </w:tc>
        <w:tc>
          <w:tcPr>
            <w:tcW w:w="0" w:type="auto"/>
            <w:vAlign w:val="center"/>
            <w:hideMark/>
          </w:tcPr>
          <w:p w14:paraId="66F02A3A" w14:textId="77777777" w:rsidR="00B81021" w:rsidRPr="00B81021" w:rsidRDefault="00B81021" w:rsidP="00B81021">
            <w:r w:rsidRPr="00B81021">
              <w:t>Fetch 10 cities, compute scores, print to console. Validate the formula produces sensible results across latitudes</w:t>
            </w:r>
          </w:p>
        </w:tc>
        <w:tc>
          <w:tcPr>
            <w:tcW w:w="0" w:type="auto"/>
            <w:vAlign w:val="center"/>
            <w:hideMark/>
          </w:tcPr>
          <w:p w14:paraId="2690E530" w14:textId="77777777" w:rsidR="00B81021" w:rsidRPr="00B81021" w:rsidRDefault="00B81021" w:rsidP="00B81021">
            <w:r w:rsidRPr="00B81021">
              <w:t>2 days</w:t>
            </w:r>
          </w:p>
        </w:tc>
      </w:tr>
      <w:tr w:rsidR="00B81021" w:rsidRPr="00B81021" w14:paraId="78AF7265" w14:textId="77777777">
        <w:trPr>
          <w:tblCellSpacing w:w="15" w:type="dxa"/>
        </w:trPr>
        <w:tc>
          <w:tcPr>
            <w:tcW w:w="0" w:type="auto"/>
            <w:vAlign w:val="center"/>
            <w:hideMark/>
          </w:tcPr>
          <w:p w14:paraId="04C27965" w14:textId="77777777" w:rsidR="00B81021" w:rsidRPr="00B81021" w:rsidRDefault="00B81021" w:rsidP="00B81021">
            <w:r w:rsidRPr="00B81021">
              <w:lastRenderedPageBreak/>
              <w:t>1. Pipeline</w:t>
            </w:r>
          </w:p>
        </w:tc>
        <w:tc>
          <w:tcPr>
            <w:tcW w:w="0" w:type="auto"/>
            <w:vAlign w:val="center"/>
            <w:hideMark/>
          </w:tcPr>
          <w:p w14:paraId="33B7C5D9" w14:textId="77777777" w:rsidR="00B81021" w:rsidRPr="00B81021" w:rsidRDefault="00B81021" w:rsidP="00B81021">
            <w:r w:rsidRPr="00B81021">
              <w:t>Full 200 city fetch, score engine, hourly job, JSON payload to CDN</w:t>
            </w:r>
          </w:p>
        </w:tc>
        <w:tc>
          <w:tcPr>
            <w:tcW w:w="0" w:type="auto"/>
            <w:vAlign w:val="center"/>
            <w:hideMark/>
          </w:tcPr>
          <w:p w14:paraId="2C2DEB7A" w14:textId="77777777" w:rsidR="00B81021" w:rsidRPr="00B81021" w:rsidRDefault="00B81021" w:rsidP="00B81021">
            <w:r w:rsidRPr="00B81021">
              <w:t>1 week</w:t>
            </w:r>
          </w:p>
        </w:tc>
      </w:tr>
      <w:tr w:rsidR="00B81021" w:rsidRPr="00B81021" w14:paraId="2AB7CE51" w14:textId="77777777">
        <w:trPr>
          <w:tblCellSpacing w:w="15" w:type="dxa"/>
        </w:trPr>
        <w:tc>
          <w:tcPr>
            <w:tcW w:w="0" w:type="auto"/>
            <w:vAlign w:val="center"/>
            <w:hideMark/>
          </w:tcPr>
          <w:p w14:paraId="7DC48D0A" w14:textId="77777777" w:rsidR="00B81021" w:rsidRPr="00B81021" w:rsidRDefault="00B81021" w:rsidP="00B81021">
            <w:r w:rsidRPr="00B81021">
              <w:t>2. Globe</w:t>
            </w:r>
          </w:p>
        </w:tc>
        <w:tc>
          <w:tcPr>
            <w:tcW w:w="0" w:type="auto"/>
            <w:vAlign w:val="center"/>
            <w:hideMark/>
          </w:tcPr>
          <w:p w14:paraId="7863BEAD" w14:textId="77777777" w:rsidR="00B81021" w:rsidRPr="00B81021" w:rsidRDefault="00B81021" w:rsidP="00B81021">
            <w:r w:rsidRPr="00B81021">
              <w:t>Render globe, points, belt interpolation, city detail card</w:t>
            </w:r>
          </w:p>
        </w:tc>
        <w:tc>
          <w:tcPr>
            <w:tcW w:w="0" w:type="auto"/>
            <w:vAlign w:val="center"/>
            <w:hideMark/>
          </w:tcPr>
          <w:p w14:paraId="2596F167" w14:textId="77777777" w:rsidR="00B81021" w:rsidRPr="00B81021" w:rsidRDefault="00B81021" w:rsidP="00B81021">
            <w:r w:rsidRPr="00B81021">
              <w:t>2 weeks</w:t>
            </w:r>
          </w:p>
        </w:tc>
      </w:tr>
      <w:tr w:rsidR="00B81021" w:rsidRPr="00B81021" w14:paraId="52459B77" w14:textId="77777777">
        <w:trPr>
          <w:tblCellSpacing w:w="15" w:type="dxa"/>
        </w:trPr>
        <w:tc>
          <w:tcPr>
            <w:tcW w:w="0" w:type="auto"/>
            <w:vAlign w:val="center"/>
            <w:hideMark/>
          </w:tcPr>
          <w:p w14:paraId="6872C15B" w14:textId="77777777" w:rsidR="00B81021" w:rsidRPr="00B81021" w:rsidRDefault="00B81021" w:rsidP="00B81021">
            <w:r w:rsidRPr="00B81021">
              <w:t>3. Polish</w:t>
            </w:r>
          </w:p>
        </w:tc>
        <w:tc>
          <w:tcPr>
            <w:tcW w:w="0" w:type="auto"/>
            <w:vAlign w:val="center"/>
            <w:hideMark/>
          </w:tcPr>
          <w:p w14:paraId="1570A849" w14:textId="77777777" w:rsidR="00B81021" w:rsidRPr="00B81021" w:rsidRDefault="00B81021" w:rsidP="00B81021">
            <w:r w:rsidRPr="00B81021">
              <w:t>Leaderboard, search, methodology page, share cards, mobile tuning</w:t>
            </w:r>
          </w:p>
        </w:tc>
        <w:tc>
          <w:tcPr>
            <w:tcW w:w="0" w:type="auto"/>
            <w:vAlign w:val="center"/>
            <w:hideMark/>
          </w:tcPr>
          <w:p w14:paraId="1DF4C566" w14:textId="77777777" w:rsidR="00B81021" w:rsidRPr="00B81021" w:rsidRDefault="00B81021" w:rsidP="00B81021">
            <w:r w:rsidRPr="00B81021">
              <w:t>1 week</w:t>
            </w:r>
          </w:p>
        </w:tc>
      </w:tr>
      <w:tr w:rsidR="00B81021" w:rsidRPr="00B81021" w14:paraId="4CEB0D5D" w14:textId="77777777">
        <w:trPr>
          <w:tblCellSpacing w:w="15" w:type="dxa"/>
        </w:trPr>
        <w:tc>
          <w:tcPr>
            <w:tcW w:w="0" w:type="auto"/>
            <w:vAlign w:val="center"/>
            <w:hideMark/>
          </w:tcPr>
          <w:p w14:paraId="536A1406" w14:textId="77777777" w:rsidR="00B81021" w:rsidRPr="00B81021" w:rsidRDefault="00B81021" w:rsidP="00B81021">
            <w:r w:rsidRPr="00B81021">
              <w:t>4. Launch</w:t>
            </w:r>
          </w:p>
        </w:tc>
        <w:tc>
          <w:tcPr>
            <w:tcW w:w="0" w:type="auto"/>
            <w:vAlign w:val="center"/>
            <w:hideMark/>
          </w:tcPr>
          <w:p w14:paraId="278F0452" w14:textId="77777777" w:rsidR="00B81021" w:rsidRPr="00B81021" w:rsidRDefault="00B81021" w:rsidP="00B81021">
            <w:r w:rsidRPr="00B81021">
              <w:t>Load test, open source the repo, publish, post to launch channels</w:t>
            </w:r>
          </w:p>
        </w:tc>
        <w:tc>
          <w:tcPr>
            <w:tcW w:w="0" w:type="auto"/>
            <w:vAlign w:val="center"/>
            <w:hideMark/>
          </w:tcPr>
          <w:p w14:paraId="34A584F9" w14:textId="77777777" w:rsidR="00B81021" w:rsidRPr="00B81021" w:rsidRDefault="00B81021" w:rsidP="00B81021">
            <w:r w:rsidRPr="00B81021">
              <w:t>3 days</w:t>
            </w:r>
          </w:p>
        </w:tc>
      </w:tr>
      <w:tr w:rsidR="00B81021" w:rsidRPr="00B81021" w14:paraId="3AFD5D39" w14:textId="77777777">
        <w:trPr>
          <w:tblCellSpacing w:w="15" w:type="dxa"/>
        </w:trPr>
        <w:tc>
          <w:tcPr>
            <w:tcW w:w="0" w:type="auto"/>
            <w:vAlign w:val="center"/>
            <w:hideMark/>
          </w:tcPr>
          <w:p w14:paraId="706C7882" w14:textId="77777777" w:rsidR="00B81021" w:rsidRPr="00B81021" w:rsidRDefault="00B81021" w:rsidP="00B81021">
            <w:r w:rsidRPr="00B81021">
              <w:t>5. P1</w:t>
            </w:r>
          </w:p>
        </w:tc>
        <w:tc>
          <w:tcPr>
            <w:tcW w:w="0" w:type="auto"/>
            <w:vAlign w:val="center"/>
            <w:hideMark/>
          </w:tcPr>
          <w:p w14:paraId="0C57F742" w14:textId="77777777" w:rsidR="00B81021" w:rsidRPr="00B81021" w:rsidRDefault="00B81021" w:rsidP="00B81021">
            <w:r w:rsidRPr="00B81021">
              <w:t>Time scrubber, hemisphere chart, embeddable widget</w:t>
            </w:r>
          </w:p>
        </w:tc>
        <w:tc>
          <w:tcPr>
            <w:tcW w:w="0" w:type="auto"/>
            <w:vAlign w:val="center"/>
            <w:hideMark/>
          </w:tcPr>
          <w:p w14:paraId="25B56556" w14:textId="77777777" w:rsidR="00B81021" w:rsidRPr="00B81021" w:rsidRDefault="00B81021" w:rsidP="00B81021">
            <w:r w:rsidRPr="00B81021">
              <w:t>4 weeks</w:t>
            </w:r>
          </w:p>
        </w:tc>
      </w:tr>
    </w:tbl>
    <w:p w14:paraId="24EE2A67" w14:textId="77777777" w:rsidR="00B81021" w:rsidRPr="00B81021" w:rsidRDefault="00B81021" w:rsidP="00B81021">
      <w:r w:rsidRPr="00B81021">
        <w:t>Roughly 5 to 6 weeks to a public v1 at side project pace.</w:t>
      </w:r>
    </w:p>
    <w:p w14:paraId="5FDD6AF6" w14:textId="77777777" w:rsidR="00B81021" w:rsidRPr="00B81021" w:rsidRDefault="00B81021" w:rsidP="00B81021">
      <w:r w:rsidRPr="00B81021">
        <w:pict w14:anchorId="4DBFECEA">
          <v:rect id="_x0000_i1127" style="width:0;height:1.5pt" o:hralign="center" o:hrstd="t" o:hr="t" fillcolor="#a0a0a0" stroked="f"/>
        </w:pict>
      </w:r>
    </w:p>
    <w:p w14:paraId="4C5D4C63" w14:textId="77777777" w:rsidR="00B81021" w:rsidRPr="00B81021" w:rsidRDefault="00B81021" w:rsidP="00B81021">
      <w:pPr>
        <w:rPr>
          <w:b/>
          <w:bCs/>
        </w:rPr>
      </w:pPr>
      <w:r w:rsidRPr="00B81021">
        <w:rPr>
          <w:b/>
          <w:bCs/>
        </w:rPr>
        <w:t>13. Open questions</w:t>
      </w:r>
    </w:p>
    <w:p w14:paraId="324856D2" w14:textId="77777777" w:rsidR="00B81021" w:rsidRPr="00B81021" w:rsidRDefault="00B81021" w:rsidP="00B81021">
      <w:pPr>
        <w:numPr>
          <w:ilvl w:val="0"/>
          <w:numId w:val="18"/>
        </w:numPr>
      </w:pPr>
      <w:del w:id="0" w:author="Unknown">
        <w:r w:rsidRPr="00B81021">
          <w:delText>Personal or branded?</w:delText>
        </w:r>
      </w:del>
      <w:r w:rsidRPr="00B81021">
        <w:t xml:space="preserve"> </w:t>
      </w:r>
      <w:r w:rsidRPr="00B81021">
        <w:rPr>
          <w:b/>
          <w:bCs/>
        </w:rPr>
        <w:t>Resolved: personal, independent, non-commercial.</w:t>
      </w:r>
      <w:r w:rsidRPr="00B81021">
        <w:t xml:space="preserve"> No employer association of any kind. See R8.</w:t>
      </w:r>
    </w:p>
    <w:p w14:paraId="1C377C80" w14:textId="77777777" w:rsidR="00B81021" w:rsidRPr="00B81021" w:rsidRDefault="00B81021" w:rsidP="00B81021">
      <w:pPr>
        <w:numPr>
          <w:ilvl w:val="0"/>
          <w:numId w:val="18"/>
        </w:numPr>
      </w:pPr>
      <w:r w:rsidRPr="00B81021">
        <w:t xml:space="preserve">What is the exact plateau of the Melt Score? 30 to 36°C apparent is a guess. Validate using </w:t>
      </w:r>
      <w:r w:rsidRPr="00B81021">
        <w:rPr>
          <w:b/>
          <w:bCs/>
        </w:rPr>
        <w:t>public sources only</w:t>
      </w:r>
      <w:r w:rsidRPr="00B81021">
        <w:t>: Google Trends search interest for "ice cream" by country versus temperature is a clean, free, publishable proxy. Do not use any employer sales data.</w:t>
      </w:r>
    </w:p>
    <w:p w14:paraId="17AFF58C" w14:textId="77777777" w:rsidR="00B81021" w:rsidRPr="00B81021" w:rsidRDefault="00B81021" w:rsidP="00B81021">
      <w:pPr>
        <w:numPr>
          <w:ilvl w:val="0"/>
          <w:numId w:val="18"/>
        </w:numPr>
      </w:pPr>
      <w:r w:rsidRPr="00B81021">
        <w:t>Should night score be 0.70 of day, or should it vary by climate? Warm climates have strong late evening consumption. Possibly a per-latitude modifier in v2.</w:t>
      </w:r>
    </w:p>
    <w:p w14:paraId="546BB46E" w14:textId="77777777" w:rsidR="00B81021" w:rsidRPr="00B81021" w:rsidRDefault="00B81021" w:rsidP="00B81021">
      <w:pPr>
        <w:numPr>
          <w:ilvl w:val="0"/>
          <w:numId w:val="18"/>
        </w:numPr>
      </w:pPr>
      <w:r w:rsidRPr="00B81021">
        <w:t>Do we handle indoor consumption at all? Currently the model is implicitly about outdoor conditions. Defensible for v1, worth stating explicitly on the methodology page.</w:t>
      </w:r>
    </w:p>
    <w:p w14:paraId="42F5BF1F" w14:textId="77777777" w:rsidR="00B81021" w:rsidRPr="00B81021" w:rsidRDefault="00B81021" w:rsidP="00B81021">
      <w:pPr>
        <w:numPr>
          <w:ilvl w:val="0"/>
          <w:numId w:val="18"/>
        </w:numPr>
      </w:pPr>
      <w:r w:rsidRPr="00B81021">
        <w:t>Domain and naming. "Melt Belt" is the working title. Trademark exposure is low for an independent project, but do a basic search and grab the domain before building. Avoid anything that echoes an existing ice cream brand name.</w:t>
      </w:r>
    </w:p>
    <w:p w14:paraId="68B1D5F6" w14:textId="77777777" w:rsidR="00B81021" w:rsidRPr="00B81021" w:rsidRDefault="00B81021" w:rsidP="00B81021">
      <w:r w:rsidRPr="00B81021">
        <w:pict w14:anchorId="56F0B442">
          <v:rect id="_x0000_i1128" style="width:0;height:1.5pt" o:hralign="center" o:hrstd="t" o:hr="t" fillcolor="#a0a0a0" stroked="f"/>
        </w:pict>
      </w:r>
    </w:p>
    <w:p w14:paraId="096A2612" w14:textId="77777777" w:rsidR="00B81021" w:rsidRPr="00B81021" w:rsidRDefault="00B81021" w:rsidP="00B81021">
      <w:pPr>
        <w:rPr>
          <w:b/>
          <w:bCs/>
        </w:rPr>
      </w:pPr>
      <w:r w:rsidRPr="00B81021">
        <w:rPr>
          <w:b/>
          <w:bCs/>
        </w:rPr>
        <w:t>14. Handover notes for build</w:t>
      </w:r>
    </w:p>
    <w:p w14:paraId="48434300" w14:textId="77777777" w:rsidR="00B81021" w:rsidRPr="00B81021" w:rsidRDefault="00B81021" w:rsidP="00B81021">
      <w:r w:rsidRPr="00B81021">
        <w:t>Start with Phase 0. Do not build the globe first.</w:t>
      </w:r>
    </w:p>
    <w:p w14:paraId="576E3542" w14:textId="77777777" w:rsidR="00B81021" w:rsidRPr="00B81021" w:rsidRDefault="00B81021" w:rsidP="00B81021">
      <w:r w:rsidRPr="00B81021">
        <w:t>The single riskiest assumption in this whole document is that the Melt Score formula produces intuitively correct results. Validate that with 10 cities across a wide latitude spread before writing any frontend code. Print a table: city, local time, apparent temp, score, band. If Reykjavik in August and Dubai in January both look right, the model holds.</w:t>
      </w:r>
    </w:p>
    <w:p w14:paraId="39FE1226" w14:textId="77777777" w:rsidR="00B81021" w:rsidRPr="00B81021" w:rsidRDefault="00B81021" w:rsidP="00B81021">
      <w:r w:rsidRPr="00B81021">
        <w:t>Everything downstream is standard web engineering. The formula is the product.</w:t>
      </w:r>
    </w:p>
    <w:p w14:paraId="5A000000" w14:textId="77777777" w:rsidR="00B81021" w:rsidRPr="00B81021" w:rsidRDefault="00B81021" w:rsidP="00B81021">
      <w:r>
        <w:pict w14:anchorId="5A000000">
          <v:rect id="_x0000_i0000" style="width:0;height:1.5pt" o:hralign="center" o:hrstd="t" o:hr="t" fillcolor="#a0a0a0" stroked="f"/>
        </w:pict>
      </w:r>
    </w:p>
    <w:p w14:paraId="5A000001" w14:textId="77777777" w:rsidR="00B81021" w:rsidRPr="00B81021" w:rsidRDefault="00B81021" w:rsidP="00B81021">
      <w:pPr>
        <w:rPr>
          <w:b/>
          <w:bCs/>
        </w:rPr>
      </w:pPr>
      <w:r>
        <w:rPr>
          <w:b/>
          <w:bCs/>
        </w:rPr>
        <w:t xml:space="preserve">15. Demand Index (experimental, personal capability demo)</w:t>
      </w:r>
    </w:p>
    <w:p w14:paraId="5A000002" w14:textId="77777777" w:rsidR="00B81021" w:rsidRPr="00B81021" w:rsidRDefault="00B81021" w:rsidP="00B81021">
      <w:r>
        <w:t xml:space="preserve">An illustrative “estimated potential buyers” number per city, per day, built on top of the same pipeline. It combines real data (city population, the live Melt Score, and day type) with a small number of named, transparent assumptions where no public data exists. It exists to demonstrate what a weather-plus-population index can look like — not to predict actual sales, and not built or used for any employer. See section 2 and risk R6: this remains, deliberately, not a sales forecasting tool.</w:t>
      </w:r>
    </w:p>
    <w:p w14:paraId="5A000003" w14:textId="77777777" w:rsidR="00B81021" w:rsidRPr="00B81021" w:rsidRDefault="00B81021" w:rsidP="00B81021">
      <w:pPr>
        <w:rPr>
          <w:b/>
          <w:bCs/>
        </w:rPr>
      </w:pPr>
      <w:r>
        <w:rPr>
          <w:b/>
          <w:bCs/>
        </w:rPr>
        <w:t xml:space="preserve">What it estimates</w:t>
      </w:r>
    </w:p>
    <w:p w14:paraId="5A000004" w14:textId="77777777" w:rsidR="00B81021" w:rsidRPr="00B81021" w:rsidRDefault="00B81021" w:rsidP="00B81021">
      <w:r>
        <w:t xml:space="preserve">demand = population × age-relevant share × weather-driven propensity(Melt Score) × day-type multiplier</w:t>
      </w:r>
    </w:p>
    <w:p w14:paraId="5A000005" w14:textId="77777777" w:rsidR="00B81021" w:rsidRPr="00B81021" w:rsidRDefault="00B81021" w:rsidP="00B81021">
      <w:pPr>
        <w:rPr>
          <w:b/>
          <w:bCs/>
        </w:rPr>
      </w:pPr>
      <w:r>
        <w:rPr>
          <w:b/>
          <w:bCs/>
        </w:rPr>
        <w:t xml:space="preserve">Data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3515"/>
        <w:gridCol w:w="3385"/>
      </w:tblGrid>
      <w:tr w:rsidR="00B81021" w:rsidRPr="00B81021" w14:paraId="00000000" w14:textId="77777777">
        <w:trPr>
          <w:tblHeader/>
          <w:tblCellSpacing w:w="15" w:type="dxa"/>
        </w:trPr>
        <w:tc>
          <w:tcPr>
            <w:tcW w:w="0" w:type="auto"/>
            <w:vAlign w:val="center"/>
          </w:tcPr>
          <w:p w14:paraId="00000000" w14:textId="77777777" w:rsidR="00B81021" w:rsidRPr="00B81021" w:rsidRDefault="00B81021" w:rsidP="00B81021">
            <w:r>
              <w:rPr>
                <w:b/>
                <w:bCs/>
              </w:rPr>
              <w:t xml:space="preserve">Input</w:t>
            </w:r>
          </w:p>
        </w:tc>
        <w:tc>
          <w:tcPr>
            <w:tcW w:w="0" w:type="auto"/>
            <w:vAlign w:val="center"/>
          </w:tcPr>
          <w:p w14:paraId="00000000" w14:textId="77777777" w:rsidR="00B81021" w:rsidRPr="00B81021" w:rsidRDefault="00B81021" w:rsidP="00B81021">
            <w:r>
              <w:rPr>
                <w:b/>
                <w:bCs/>
              </w:rPr>
              <w:t xml:space="preserve">Source</w:t>
            </w:r>
          </w:p>
        </w:tc>
        <w:tc>
          <w:tcPr>
            <w:tcW w:w="0" w:type="auto"/>
            <w:vAlign w:val="center"/>
          </w:tcPr>
          <w:p w14:paraId="00000000" w14:textId="77777777" w:rsidR="00B81021" w:rsidRPr="00B81021" w:rsidRDefault="00B81021" w:rsidP="00B81021">
            <w:r>
              <w:rPr>
                <w:b/>
                <w:bCs/>
              </w:rPr>
              <w:t xml:space="preserve">Nature</w:t>
            </w:r>
          </w:p>
        </w:tc>
      </w:tr>
      <w:tr w:rsidR="00B81021" w:rsidRPr="00B81021" w14:paraId="00000000" w14:textId="77777777">
        <w:trPr>
          <w:tblCellSpacing w:w="15" w:type="dxa"/>
        </w:trPr>
        <w:tc>
          <w:tcPr>
            <w:tcW w:w="0" w:type="auto"/>
            <w:vAlign w:val="center"/>
          </w:tcPr>
          <w:p w14:paraId="00000000" w14:textId="77777777" w:rsidR="00B81021" w:rsidRPr="00B81021" w:rsidRDefault="00B81021" w:rsidP="00B81021">
            <w:r>
              <w:t xml:space="preserve">Population</w:t>
            </w:r>
          </w:p>
        </w:tc>
        <w:tc>
          <w:tcPr>
            <w:tcW w:w="0" w:type="auto"/>
            <w:vAlign w:val="center"/>
          </w:tcPr>
          <w:p w14:paraId="00000000" w14:textId="77777777" w:rsidR="00B81021" w:rsidRPr="00B81021" w:rsidRDefault="00B81021" w:rsidP="00B81021">
            <w:r>
              <w:t xml:space="preserve">GeoNames cities15000 (the same file the city list is built from)</w:t>
            </w:r>
          </w:p>
        </w:tc>
        <w:tc>
          <w:tcPr>
            <w:tcW w:w="0" w:type="auto"/>
            <w:vAlign w:val="center"/>
          </w:tcPr>
          <w:p w14:paraId="00000000" w14:textId="77777777" w:rsidR="00B81021" w:rsidRPr="00B81021" w:rsidRDefault="00B81021" w:rsidP="00B81021">
            <w:r>
              <w:t xml:space="preserve">Real, but not live — population is inherently slow-moving, refreshed periodically like the city list itself, not hourly</w:t>
            </w:r>
          </w:p>
        </w:tc>
      </w:tr>
      <w:tr w:rsidR="00B81021" w:rsidRPr="00B81021" w14:paraId="00000000" w14:textId="77777777">
        <w:trPr>
          <w:tblCellSpacing w:w="15" w:type="dxa"/>
        </w:trPr>
        <w:tc>
          <w:tcPr>
            <w:tcW w:w="0" w:type="auto"/>
            <w:vAlign w:val="center"/>
          </w:tcPr>
          <w:p w14:paraId="00000000" w14:textId="77777777" w:rsidR="00B81021" w:rsidRPr="00B81021" w:rsidRDefault="00B81021" w:rsidP="00B81021">
            <w:r>
              <w:t xml:space="preserve">Melt Score</w:t>
            </w:r>
          </w:p>
        </w:tc>
        <w:tc>
          <w:tcPr>
            <w:tcW w:w="0" w:type="auto"/>
            <w:vAlign w:val="center"/>
          </w:tcPr>
          <w:p w14:paraId="00000000" w14:textId="77777777" w:rsidR="00B81021" w:rsidRPr="00B81021" w:rsidRDefault="00B81021" w:rsidP="00B81021">
            <w:r>
              <w:t xml:space="preserve">This project's own live weather-derived score</w:t>
            </w:r>
          </w:p>
        </w:tc>
        <w:tc>
          <w:tcPr>
            <w:tcW w:w="0" w:type="auto"/>
            <w:vAlign w:val="center"/>
          </w:tcPr>
          <w:p w14:paraId="00000000" w14:textId="77777777" w:rsidR="00B81021" w:rsidRPr="00B81021" w:rsidRDefault="00B81021" w:rsidP="00B81021">
            <w:r>
              <w:t xml:space="preserve">Real, live, refreshed hourly</w:t>
            </w:r>
          </w:p>
        </w:tc>
      </w:tr>
      <w:tr w:rsidR="00B81021" w:rsidRPr="00B81021" w14:paraId="00000000" w14:textId="77777777">
        <w:trPr>
          <w:tblCellSpacing w:w="15" w:type="dxa"/>
        </w:trPr>
        <w:tc>
          <w:tcPr>
            <w:tcW w:w="0" w:type="auto"/>
            <w:vAlign w:val="center"/>
          </w:tcPr>
          <w:p w14:paraId="00000000" w14:textId="77777777" w:rsidR="00B81021" w:rsidRPr="00B81021" w:rsidRDefault="00B81021" w:rsidP="00B81021">
            <w:r>
              <w:t xml:space="preserve">Day type — weekday / weekend / public holiday</w:t>
            </w:r>
          </w:p>
        </w:tc>
        <w:tc>
          <w:tcPr>
            <w:tcW w:w="0" w:type="auto"/>
            <w:vAlign w:val="center"/>
          </w:tcPr>
          <w:p w14:paraId="00000000" w14:textId="77777777" w:rsidR="00B81021" w:rsidRPr="00B81021" w:rsidRDefault="00B81021" w:rsidP="00B81021">
            <w:r>
              <w:t xml:space="preserve">date.nager.at public holidays API, free and keyless</w:t>
            </w:r>
          </w:p>
        </w:tc>
        <w:tc>
          <w:tcPr>
            <w:tcW w:w="0" w:type="auto"/>
            <w:vAlign w:val="center"/>
          </w:tcPr>
          <w:p w14:paraId="00000000" w14:textId="77777777" w:rsidR="00B81021" w:rsidRPr="00B81021" w:rsidRDefault="00B81021" w:rsidP="00B81021">
            <w:r>
              <w:t xml:space="preserve">Real where the country is covered (≈100 of 121 tracked countries as of August 2026); explicitly “unknown,” never guessed, everywhere else</w:t>
            </w:r>
          </w:p>
        </w:tc>
      </w:tr>
      <w:tr w:rsidR="00B81021" w:rsidRPr="00B81021" w14:paraId="00000000" w14:textId="77777777">
        <w:trPr>
          <w:tblCellSpacing w:w="15" w:type="dxa"/>
        </w:trPr>
        <w:tc>
          <w:tcPr>
            <w:tcW w:w="0" w:type="auto"/>
            <w:vAlign w:val="center"/>
          </w:tcPr>
          <w:p w14:paraId="00000000" w14:textId="77777777" w:rsidR="00B81021" w:rsidRPr="00B81021" w:rsidRDefault="00B81021" w:rsidP="00B81021">
            <w:r>
              <w:t xml:space="preserve">Age-relevant population share</w:t>
            </w:r>
          </w:p>
        </w:tc>
        <w:tc>
          <w:tcPr>
            <w:tcW w:w="0" w:type="auto"/>
            <w:vAlign w:val="center"/>
          </w:tcPr>
          <w:p w14:paraId="00000000" w14:textId="77777777" w:rsidR="00B81021" w:rsidRPr="00B81021" w:rsidRDefault="00B81021" w:rsidP="00B81021">
            <w:r>
              <w:t xml:space="preserve">World Bank, indicator SP.POP.1564.TO.ZS</w:t>
            </w:r>
          </w:p>
        </w:tc>
        <w:tc>
          <w:tcPr>
            <w:tcW w:w="0" w:type="auto"/>
            <w:vAlign w:val="center"/>
          </w:tcPr>
          <w:p w14:paraId="00000000" w14:textId="77777777" w:rsidR="00B81021" w:rsidRPr="00B81021" w:rsidRDefault="00B81021" w:rsidP="00B81021">
            <w:r>
              <w:t xml:space="preserve">Real, per-country — World Bank, population ages 15–64, for 119 of 121 tracked countries; Svalbard and Taiwan fall back to a flat 65% assumption</w:t>
            </w:r>
          </w:p>
        </w:tc>
      </w:tr>
      <w:tr w:rsidR="00B81021" w:rsidRPr="00B81021" w14:paraId="00000000" w14:textId="77777777">
        <w:trPr>
          <w:tblCellSpacing w:w="15" w:type="dxa"/>
        </w:trPr>
        <w:tc>
          <w:tcPr>
            <w:tcW w:w="0" w:type="auto"/>
            <w:vAlign w:val="center"/>
          </w:tcPr>
          <w:p w14:paraId="00000000" w14:textId="77777777" w:rsidR="00B81021" w:rsidRPr="00B81021" w:rsidRDefault="00B81021" w:rsidP="00B81021">
            <w:r>
              <w:t xml:space="preserve">Peak-day buy rate</w:t>
            </w:r>
          </w:p>
        </w:tc>
        <w:tc>
          <w:tcPr>
            <w:tcW w:w="0" w:type="auto"/>
            <w:vAlign w:val="center"/>
          </w:tcPr>
          <w:p w14:paraId="00000000" w14:textId="77777777" w:rsidR="00B81021" w:rsidRPr="00B81021" w:rsidRDefault="00B81021" w:rsidP="00B81021">
            <w:r>
              <w:t xml:space="preserve">—</w:t>
            </w:r>
          </w:p>
        </w:tc>
        <w:tc>
          <w:tcPr>
            <w:tcW w:w="0" w:type="auto"/>
            <w:vAlign w:val="center"/>
          </w:tcPr>
          <w:p w14:paraId="00000000" w14:textId="77777777" w:rsidR="00B81021" w:rsidRPr="00B81021" w:rsidRDefault="00B81021" w:rsidP="00B81021">
            <w:r>
              <w:t xml:space="preserve">Assumption: a flat 12% ceiling, not sourced</w:t>
            </w:r>
          </w:p>
        </w:tc>
      </w:tr>
      <w:tr w:rsidR="00B81021" w:rsidRPr="00B81021" w14:paraId="00000000" w14:textId="77777777">
        <w:trPr>
          <w:tblCellSpacing w:w="15" w:type="dxa"/>
        </w:trPr>
        <w:tc>
          <w:tcPr>
            <w:tcW w:w="0" w:type="auto"/>
            <w:vAlign w:val="center"/>
          </w:tcPr>
          <w:p w14:paraId="00000000" w14:textId="77777777" w:rsidR="00B81021" w:rsidRPr="00B81021" w:rsidRDefault="00B81021" w:rsidP="00B81021">
            <w:r>
              <w:t xml:space="preserve">Propensity curve shape</w:t>
            </w:r>
          </w:p>
        </w:tc>
        <w:tc>
          <w:tcPr>
            <w:tcW w:w="0" w:type="auto"/>
            <w:vAlign w:val="center"/>
          </w:tcPr>
          <w:p w14:paraId="00000000" w14:textId="77777777" w:rsidR="00B81021" w:rsidRPr="00B81021" w:rsidRDefault="00B81021" w:rsidP="00B81021">
            <w:r>
              <w:t xml:space="preserve">—</w:t>
            </w:r>
          </w:p>
        </w:tc>
        <w:tc>
          <w:tcPr>
            <w:tcW w:w="0" w:type="auto"/>
            <w:vAlign w:val="center"/>
          </w:tcPr>
          <w:p w14:paraId="00000000" w14:textId="77777777" w:rsidR="00B81021" w:rsidRPr="00B81021" w:rsidRDefault="00B81021" w:rsidP="00B81021">
            <w:r>
              <w:t xml:space="preserve">Assumption: a diminishing-returns exponent, not calibrated against any real behavioural dataset</w:t>
            </w:r>
          </w:p>
        </w:tc>
      </w:tr>
    </w:tbl>
    <w:p w14:paraId="5A000006" w14:textId="77777777" w:rsidR="00B81021" w:rsidRPr="00B81021" w:rsidRDefault="00B81021" w:rsidP="00B81021">
      <w:pPr>
        <w:rPr>
          <w:b/>
          <w:bCs/>
        </w:rPr>
      </w:pPr>
      <w:r>
        <w:rPr>
          <w:b/>
          <w:bCs/>
        </w:rPr>
        <w:t xml:space="preserve">Explicit non-goals</w:t>
      </w:r>
    </w:p>
    <w:p w14:paraId="5A000007" w14:textId="77777777" w:rsidR="00B81021" w:rsidRPr="00B81021" w:rsidRDefault="00B81021" w:rsidP="00B81021">
      <w:pPr>
        <w:numPr>
          <w:ilvl w:val="0"/>
          <w:numId w:val="18"/>
        </w:numPr>
      </w:pPr>
      <w:r>
        <w:t xml:space="preserve">Not a sales forecasting tool — the same non-goal as the rest of this project (section 2).</w:t>
      </w:r>
    </w:p>
    <w:p w14:paraId="5A000008" w14:textId="77777777" w:rsidR="00B81021" w:rsidRPr="00B81021" w:rsidRDefault="00B81021" w:rsidP="00B81021">
      <w:pPr>
        <w:numPr>
          <w:ilvl w:val="0"/>
          <w:numId w:val="18"/>
        </w:numPr>
      </w:pPr>
      <w:r>
        <w:t xml:space="preserve">Not built, branded, or used for any employer (R8) — a personal capability demo only.</w:t>
      </w:r>
    </w:p>
    <w:p w14:paraId="5A000009" w14:textId="77777777" w:rsidR="00B81021" w:rsidRPr="00B81021" w:rsidRDefault="00B81021" w:rsidP="00B81021">
      <w:pPr>
        <w:numPr>
          <w:ilvl w:val="0"/>
          <w:numId w:val="18"/>
        </w:numPr>
      </w:pPr>
      <w:r>
        <w:t xml:space="preserve">Never calibrated against private or employer sales data — public sources only, extending the same rule already written into the “Open questions” section (13).</w:t>
      </w:r>
    </w:p>
    <w:p w14:paraId="5A00000A" w14:textId="77777777" w:rsidR="00B81021" w:rsidRPr="00B81021" w:rsidRDefault="00B81021" w:rsidP="00B81021">
      <w:pPr>
        <w:numPr>
          <w:ilvl w:val="0"/>
          <w:numId w:val="18"/>
        </w:numPr>
      </w:pPr>
      <w:r>
        <w:t xml:space="preserve">Every assumption is shown in the product itself, not hidden — the same open-methodology posture as the Melt Score.</w:t>
      </w:r>
    </w:p>
    <w:p w14:paraId="5A00000B" w14:textId="77777777" w:rsidR="00B81021" w:rsidRPr="00B81021" w:rsidRDefault="00B81021" w:rsidP="00B81021">
      <w:pPr>
        <w:rPr>
          <w:b/>
          <w:bCs/>
        </w:rPr>
      </w:pPr>
      <w:r>
        <w:rPr>
          <w:b/>
          <w:bCs/>
        </w:rPr>
        <w:t xml:space="preserve">Roadmap: replacing assumptions with public data</w:t>
      </w:r>
    </w:p>
    <w:p w14:paraId="5A00000C" w14:textId="77777777" w:rsidR="00B81021" w:rsidRPr="00B81021" w:rsidRDefault="00B81021" w:rsidP="00B81021">
      <w:pPr>
        <w:numPr>
          <w:ilvl w:val="0"/>
          <w:numId w:val="18"/>
        </w:numPr>
      </w:pPr>
      <w:r>
        <w:t xml:space="preserve">Done — population: real, from GeoNames, not assumed.</w:t>
      </w:r>
    </w:p>
    <w:p w14:paraId="5A00000D" w14:textId="77777777" w:rsidR="00B81021" w:rsidRPr="00B81021" w:rsidRDefault="00B81021" w:rsidP="00B81021">
      <w:pPr>
        <w:numPr>
          <w:ilvl w:val="0"/>
          <w:numId w:val="18"/>
        </w:numPr>
      </w:pPr>
      <w:r>
        <w:t xml:space="preserve">Done — day type: real via date.nager.at where covered; explicitly unknown elsewhere, never guessed.</w:t>
      </w:r>
    </w:p>
    <w:p w14:paraId="5A00000E" w14:textId="77777777" w:rsidR="00B81021" w:rsidRPr="00B81021" w:rsidRDefault="00B81021" w:rsidP="00B81021">
      <w:pPr>
        <w:numPr>
          <w:ilvl w:val="0"/>
          <w:numId w:val="18"/>
        </w:numPr>
      </w:pPr>
      <w:r>
        <w:t xml:space="preserve">Done — per-country age structure: real, from the World Bank's “population ages 15–64” free indicator, for 119 of 121 tracked countries; Svalbard and Taiwan fall back to the flat 65% assumption.</w:t>
      </w:r>
    </w:p>
    <w:p w14:paraId="5A00000F" w14:textId="77777777" w:rsidR="00B81021" w:rsidRPr="00B81021" w:rsidRDefault="00B81021" w:rsidP="00B81021">
      <w:pPr>
        <w:numPr>
          <w:ilvl w:val="0"/>
          <w:numId w:val="18"/>
        </w:numPr>
      </w:pPr>
      <w:r>
        <w:t xml:space="preserve">Possible — Google Trends: compare search interest for “ice cream” against temperature (the same idea already proposed in section 13 for the Melt Score's own temperature plateau) to inform the shape of the propensity curve. A one-time calibration exercise, not a live pipeline stage — Trends has no clean public API.</w:t>
      </w:r>
    </w:p>
    <w:p w14:paraId="5A000010" w14:textId="77777777" w:rsidR="00B81021" w:rsidRPr="00B81021" w:rsidRDefault="00B81021" w:rsidP="00B81021">
      <w:pPr>
        <w:numPr>
          <w:ilvl w:val="0"/>
          <w:numId w:val="18"/>
        </w:numPr>
      </w:pPr>
      <w:r>
        <w:t xml:space="preserve">Will always remain an assumption: the actual peak-day buy-rate percentage. No public dataset records real ice-cream purchase propensity by weather condition — the only way to know that for certain is real sales data, which this project will never use.</w:t>
      </w:r>
    </w:p>
    <w:p w14:paraId="630B083B" w14:textId="77777777" w:rsidR="00B81021" w:rsidRPr="00B81021" w:rsidRDefault="00B81021" w:rsidP="00B81021">
      <w:r w:rsidRPr="00B81021">
        <w:pict w14:anchorId="6B402D5A">
          <v:rect id="_x0000_i1129" style="width:0;height:1.5pt" o:hralign="center" o:hrstd="t" o:hr="t" fillcolor="#a0a0a0" stroked="f"/>
        </w:pict>
      </w:r>
    </w:p>
    <w:p w14:paraId="3947A3C3" w14:textId="77777777" w:rsidR="00B81021" w:rsidRPr="00B81021" w:rsidRDefault="00B81021" w:rsidP="00B81021">
      <w:r w:rsidRPr="00B81021">
        <w:rPr>
          <w:i/>
          <w:iCs/>
        </w:rPr>
        <w:t>Weather data by Open-Meteo.com, licensed CC BY 4.0. City data from GeoNames, licensed CC BY 4.0.</w:t>
      </w:r>
    </w:p>
    <w:p w14:paraId="050EB1CA" w14:textId="77777777" w:rsidR="00FA4BE6" w:rsidRDefault="00FA4BE6"/>
    <w:sectPr w:rsidR="00FA4B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9140F"/>
    <w:multiLevelType w:val="multilevel"/>
    <w:tmpl w:val="5C36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87047"/>
    <w:multiLevelType w:val="multilevel"/>
    <w:tmpl w:val="58A4F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8475E"/>
    <w:multiLevelType w:val="multilevel"/>
    <w:tmpl w:val="6F52F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4D4D0D"/>
    <w:multiLevelType w:val="multilevel"/>
    <w:tmpl w:val="5FDCE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96542"/>
    <w:multiLevelType w:val="multilevel"/>
    <w:tmpl w:val="BAAA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42989"/>
    <w:multiLevelType w:val="multilevel"/>
    <w:tmpl w:val="529E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E12E9"/>
    <w:multiLevelType w:val="multilevel"/>
    <w:tmpl w:val="4466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F1D64"/>
    <w:multiLevelType w:val="multilevel"/>
    <w:tmpl w:val="68E0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D1570"/>
    <w:multiLevelType w:val="multilevel"/>
    <w:tmpl w:val="3780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607FFA"/>
    <w:multiLevelType w:val="multilevel"/>
    <w:tmpl w:val="E6FE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B6A8A"/>
    <w:multiLevelType w:val="multilevel"/>
    <w:tmpl w:val="14DA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E74011"/>
    <w:multiLevelType w:val="multilevel"/>
    <w:tmpl w:val="0DF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B54EA"/>
    <w:multiLevelType w:val="multilevel"/>
    <w:tmpl w:val="D2A0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FA6BEF"/>
    <w:multiLevelType w:val="multilevel"/>
    <w:tmpl w:val="0408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797CFB"/>
    <w:multiLevelType w:val="multilevel"/>
    <w:tmpl w:val="EE4A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626954"/>
    <w:multiLevelType w:val="multilevel"/>
    <w:tmpl w:val="2A34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34161D"/>
    <w:multiLevelType w:val="multilevel"/>
    <w:tmpl w:val="F3F2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CC478B"/>
    <w:multiLevelType w:val="multilevel"/>
    <w:tmpl w:val="A7A2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770601">
    <w:abstractNumId w:val="3"/>
  </w:num>
  <w:num w:numId="2" w16cid:durableId="1341201284">
    <w:abstractNumId w:val="9"/>
  </w:num>
  <w:num w:numId="3" w16cid:durableId="1429350675">
    <w:abstractNumId w:val="0"/>
  </w:num>
  <w:num w:numId="4" w16cid:durableId="2003777555">
    <w:abstractNumId w:val="10"/>
  </w:num>
  <w:num w:numId="5" w16cid:durableId="1750804152">
    <w:abstractNumId w:val="16"/>
  </w:num>
  <w:num w:numId="6" w16cid:durableId="1833060597">
    <w:abstractNumId w:val="6"/>
  </w:num>
  <w:num w:numId="7" w16cid:durableId="1462765058">
    <w:abstractNumId w:val="7"/>
  </w:num>
  <w:num w:numId="8" w16cid:durableId="1663312903">
    <w:abstractNumId w:val="5"/>
  </w:num>
  <w:num w:numId="9" w16cid:durableId="583998254">
    <w:abstractNumId w:val="15"/>
  </w:num>
  <w:num w:numId="10" w16cid:durableId="916868957">
    <w:abstractNumId w:val="17"/>
  </w:num>
  <w:num w:numId="11" w16cid:durableId="742408610">
    <w:abstractNumId w:val="13"/>
  </w:num>
  <w:num w:numId="12" w16cid:durableId="741683252">
    <w:abstractNumId w:val="4"/>
  </w:num>
  <w:num w:numId="13" w16cid:durableId="46687399">
    <w:abstractNumId w:val="14"/>
  </w:num>
  <w:num w:numId="14" w16cid:durableId="1595748667">
    <w:abstractNumId w:val="8"/>
  </w:num>
  <w:num w:numId="15" w16cid:durableId="601230218">
    <w:abstractNumId w:val="12"/>
  </w:num>
  <w:num w:numId="16" w16cid:durableId="1653875801">
    <w:abstractNumId w:val="11"/>
  </w:num>
  <w:num w:numId="17" w16cid:durableId="953168826">
    <w:abstractNumId w:val="1"/>
  </w:num>
  <w:num w:numId="18" w16cid:durableId="19717468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021"/>
    <w:rsid w:val="00153932"/>
    <w:rsid w:val="0049657E"/>
    <w:rsid w:val="005B7210"/>
    <w:rsid w:val="00A65509"/>
    <w:rsid w:val="00B81021"/>
    <w:rsid w:val="00C14B59"/>
    <w:rsid w:val="00C66624"/>
    <w:rsid w:val="00C71C7B"/>
    <w:rsid w:val="00FA4BE6"/>
    <w:rsid w:val="00FC6A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E0854"/>
  <w15:chartTrackingRefBased/>
  <w15:docId w15:val="{B223997A-382F-4E17-BEB7-AC7A2C628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021"/>
    <w:rPr>
      <w:rFonts w:eastAsiaTheme="majorEastAsia" w:cstheme="majorBidi"/>
      <w:color w:val="272727" w:themeColor="text1" w:themeTint="D8"/>
    </w:rPr>
  </w:style>
  <w:style w:type="paragraph" w:styleId="Title">
    <w:name w:val="Title"/>
    <w:basedOn w:val="Normal"/>
    <w:next w:val="Normal"/>
    <w:link w:val="TitleChar"/>
    <w:uiPriority w:val="10"/>
    <w:qFormat/>
    <w:rsid w:val="00B81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021"/>
    <w:pPr>
      <w:spacing w:before="160"/>
      <w:jc w:val="center"/>
    </w:pPr>
    <w:rPr>
      <w:i/>
      <w:iCs/>
      <w:color w:val="404040" w:themeColor="text1" w:themeTint="BF"/>
    </w:rPr>
  </w:style>
  <w:style w:type="character" w:customStyle="1" w:styleId="QuoteChar">
    <w:name w:val="Quote Char"/>
    <w:basedOn w:val="DefaultParagraphFont"/>
    <w:link w:val="Quote"/>
    <w:uiPriority w:val="29"/>
    <w:rsid w:val="00B81021"/>
    <w:rPr>
      <w:i/>
      <w:iCs/>
      <w:color w:val="404040" w:themeColor="text1" w:themeTint="BF"/>
    </w:rPr>
  </w:style>
  <w:style w:type="paragraph" w:styleId="ListParagraph">
    <w:name w:val="List Paragraph"/>
    <w:basedOn w:val="Normal"/>
    <w:uiPriority w:val="34"/>
    <w:qFormat/>
    <w:rsid w:val="00B81021"/>
    <w:pPr>
      <w:ind w:left="720"/>
      <w:contextualSpacing/>
    </w:pPr>
  </w:style>
  <w:style w:type="character" w:styleId="IntenseEmphasis">
    <w:name w:val="Intense Emphasis"/>
    <w:basedOn w:val="DefaultParagraphFont"/>
    <w:uiPriority w:val="21"/>
    <w:qFormat/>
    <w:rsid w:val="00B81021"/>
    <w:rPr>
      <w:i/>
      <w:iCs/>
      <w:color w:val="0F4761" w:themeColor="accent1" w:themeShade="BF"/>
    </w:rPr>
  </w:style>
  <w:style w:type="paragraph" w:styleId="IntenseQuote">
    <w:name w:val="Intense Quote"/>
    <w:basedOn w:val="Normal"/>
    <w:next w:val="Normal"/>
    <w:link w:val="IntenseQuoteChar"/>
    <w:uiPriority w:val="30"/>
    <w:qFormat/>
    <w:rsid w:val="00B81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021"/>
    <w:rPr>
      <w:i/>
      <w:iCs/>
      <w:color w:val="0F4761" w:themeColor="accent1" w:themeShade="BF"/>
    </w:rPr>
  </w:style>
  <w:style w:type="character" w:styleId="IntenseReference">
    <w:name w:val="Intense Reference"/>
    <w:basedOn w:val="DefaultParagraphFont"/>
    <w:uiPriority w:val="32"/>
    <w:qFormat/>
    <w:rsid w:val="00B810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2405</Words>
  <Characters>13710</Characters>
  <Application>Microsoft Office Word</Application>
  <DocSecurity>0</DocSecurity>
  <Lines>114</Lines>
  <Paragraphs>32</Paragraphs>
  <ScaleCrop>false</ScaleCrop>
  <Company/>
  <LinksUpToDate>false</LinksUpToDate>
  <CharactersWithSpaces>16083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R</dc:creator>
  <cp:keywords/>
  <dc:description/>
  <cp:lastModifiedBy>Kiran R</cp:lastModifiedBy>
  <cp:revision>1</cp:revision>
  <dcterms:created xsi:type="dcterms:W3CDTF">2026-08-20T05:44:00Z</dcterms:created>
  <dcterms:modified xsi:type="dcterms:W3CDTF">2026-08-20T05:45:00Z</dcterms:modified>
</cp:coreProperties>
</file>